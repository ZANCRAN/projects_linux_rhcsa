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2"/>
      </w:sdtPr>
      <w:sdtContent>
        <w:p w:rsidR="00000000" w:rsidDel="00000000" w:rsidP="00000000" w:rsidRDefault="00000000" w:rsidRPr="00000000" w14:paraId="00000001">
          <w:pPr>
            <w:ind w:left="1440" w:firstLine="720"/>
            <w:rPr>
              <w:ins w:author="ferddinand chapo" w:id="1" w:date="2023-02-06T04:27:27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1"/>
            </w:sdtPr>
            <w:sdtContent>
              <w:ins w:author="ferddinand chapo" w:id="1" w:date="2023-02-06T04:27:27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2">
          <w:pPr>
            <w:ind w:left="1440" w:firstLine="0"/>
            <w:rPr/>
            <w:pPrChange w:author="ferddinand chapo" w:id="0" w:date="2023-02-06T04:27:35Z">
              <w:pPr>
                <w:ind w:left="1440" w:firstLine="720"/>
              </w:pPr>
            </w:pPrChange>
          </w:pPr>
          <w:sdt>
            <w:sdtPr>
              <w:tag w:val="goog_rdk_3"/>
            </w:sdtPr>
            <w:sdtContent>
              <w:ins w:author="ferddinand chapo" w:id="1" w:date="2023-02-06T04:27:27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36"/>
              <w:szCs w:val="36"/>
              <w:rtl w:val="0"/>
            </w:rPr>
            <w:t xml:space="preserve">Project 2</w:t>
          </w:r>
          <w:r w:rsidDel="00000000" w:rsidR="00000000" w:rsidRPr="00000000">
            <w:rPr>
              <w:rtl w:val="0"/>
            </w:rPr>
            <w:t xml:space="preserve">:</w:t>
          </w:r>
          <w:sdt>
            <w:sdtPr>
              <w:tag w:val="goog_rdk_4"/>
            </w:sdtPr>
            <w:sdtContent>
              <w:ins w:author="ferddinand chapo" w:id="2" w:date="2023-02-06T04:27:43Z">
                <w:r w:rsidDel="00000000" w:rsidR="00000000" w:rsidRPr="00000000">
                  <w:rPr>
                    <w:rtl w:val="0"/>
                  </w:rPr>
                  <w:t xml:space="preserve">  FERDINAND CHAPO</w:t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project, we will take a look at su, sudo commands, explore the power of ssh command and ssh remote login and take a look at Absolute and relative path.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Pre-requisite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 rocky8 server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rocky.project2.com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projects folder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located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class website to complete this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User account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student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with password: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school1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to login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Also, all users include root have school1 as password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Instruction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rocky.project2.com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server, Import it on Your VirtualBox and Bridge Network Adapter.</w:t>
      </w:r>
    </w:p>
    <w:p w:rsidR="00000000" w:rsidDel="00000000" w:rsidP="00000000" w:rsidRDefault="00000000" w:rsidRPr="00000000" w14:paraId="0000000A">
      <w:pPr>
        <w:rPr>
          <w:rFonts w:ascii="Arial Black" w:cs="Arial Black" w:eastAsia="Arial Black" w:hAnsi="Arial Blac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 Black" w:cs="Arial Black" w:eastAsia="Arial Black" w:hAnsi="Arial Black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sz w:val="36"/>
          <w:szCs w:val="36"/>
          <w:rtl w:val="0"/>
        </w:rPr>
        <w:t xml:space="preserve">Tasks </w:t>
      </w:r>
    </w:p>
    <w:sdt>
      <w:sdtPr>
        <w:tag w:val="goog_rdk_7"/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4" w:date="2023-02-06T04:28:1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Login to server console using student Account </w:t>
          </w:r>
          <w:sdt>
            <w:sdtPr>
              <w:tag w:val="goog_rdk_6"/>
            </w:sdtPr>
            <w:sdtContent>
              <w:ins w:author="ferddinand chapo" w:id="4" w:date="2023-02-06T04:28:1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ins w:author="ferddinand chapo" w:id="4" w:date="2023-02-06T04:28:1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8"/>
            </w:sdtPr>
            <w:sdtContent>
              <w:ins w:author="ferddinand chapo" w:id="4" w:date="2023-02-06T04:28:1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ins w:author="ferddinand chapo" w:id="4" w:date="2023-02-06T04:28:1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10"/>
            </w:sdtPr>
            <w:sdtContent>
              <w:ins w:author="ferddinand chapo" w:id="4" w:date="2023-02-06T04:28:1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ins w:author="ferddinand chapo" w:id="4" w:date="2023-02-06T04:28:1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12"/>
            </w:sdtPr>
            <w:sdtContent>
              <w:ins w:author="ferddinand chapo" w:id="4" w:date="2023-02-06T04:28:1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ins w:author="ferddinand chapo" w:id="4" w:date="2023-02-06T04:28:1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14"/>
            </w:sdtPr>
            <w:sdtContent>
              <w:ins w:author="ferddinand chapo" w:id="4" w:date="2023-02-06T04:28:1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5" w:date="2023-02-06T04:28:15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28:15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16"/>
            </w:sdtPr>
            <w:sdtContent>
              <w:ins w:author="ferddinand chapo" w:id="4" w:date="2023-02-06T04:28:15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10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1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6" w:date="2023-02-06T04:29:43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Run the command to determine IP address on your servers</w:t>
          </w:r>
          <w:sdt>
            <w:sdtPr>
              <w:tag w:val="goog_rdk_19"/>
            </w:sdtPr>
            <w:sdtContent>
              <w:ins w:author="ferddinand chapo" w:id="6" w:date="2023-02-06T04:29:4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7" w:date="2023-02-06T04:29:43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29:43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21"/>
            </w:sdtPr>
            <w:sdtContent>
              <w:ins w:author="ferddinand chapo" w:id="6" w:date="2023-02-06T04:29:43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6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22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8" w:date="2023-02-06T04:30:20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Using found IP address and access server remotely through putty or MobaExterm</w:t>
          </w:r>
          <w:sdt>
            <w:sdtPr>
              <w:tag w:val="goog_rdk_24"/>
            </w:sdtPr>
            <w:sdtContent>
              <w:ins w:author="ferddinand chapo" w:id="8" w:date="2023-02-06T04:30:2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9" w:date="2023-02-06T04:30:20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30:20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26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Determine current working directory</w:t>
      </w:r>
      <w:sdt>
        <w:sdtPr>
          <w:tag w:val="goog_rdk_28"/>
        </w:sdtPr>
        <w:sdtContent>
          <w:ins w:author="ferddinand chapo" w:id="10" w:date="2023-02-06T04:32:15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5943600" cy="33401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sdt>
      <w:sdtPr>
        <w:tag w:val="goog_rdk_30"/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11" w:date="2023-02-06T04:32:37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Determine which users are currently on the system and last users to log in</w:t>
          </w:r>
          <w:sdt>
            <w:sdtPr>
              <w:tag w:val="goog_rdk_29"/>
            </w:sdtPr>
            <w:sdtContent>
              <w:ins w:author="ferddinand chapo" w:id="11" w:date="2023-02-06T04:32:37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ins w:author="ferddinand chapo" w:id="11" w:date="2023-02-06T04:32:37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31"/>
            </w:sdtPr>
            <w:sdtContent>
              <w:ins w:author="ferddinand chapo" w:id="11" w:date="2023-02-06T04:32:37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12" w:date="2023-02-06T04:32:37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32:37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33"/>
            </w:sdtPr>
            <w:sdtContent>
              <w:ins w:author="ferddinand chapo" w:id="11" w:date="2023-02-06T04:32:37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4362450" cy="1333500"/>
                      <wp:effectExtent b="0" l="0" r="0" t="0"/>
                      <wp:docPr id="9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62450" cy="1333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34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 student user, run below command.</w:t>
      </w:r>
    </w:p>
    <w:sdt>
      <w:sdtPr>
        <w:tag w:val="goog_rdk_37"/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ins w:author="ferddinand chapo" w:id="13" w:date="2023-02-06T04:33:09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#sudo systemctl restart chronyd</w:t>
          </w:r>
          <w:sdt>
            <w:sdtPr>
              <w:tag w:val="goog_rdk_36"/>
            </w:sdtPr>
            <w:sdtContent>
              <w:ins w:author="ferddinand chapo" w:id="13" w:date="2023-02-06T04:33:09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ins w:author="ferddinand chapo" w:id="13" w:date="2023-02-06T04:33:09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38"/>
            </w:sdtPr>
            <w:sdtContent>
              <w:ins w:author="ferddinand chapo" w:id="13" w:date="2023-02-06T04:33:09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sz w:val="36"/>
              <w:szCs w:val="36"/>
              <w:rPrChange w:author="ferddinand chapo" w:id="14" w:date="2023-02-06T04:33:09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</w:pPr>
          <w:sdt>
            <w:sdtPr>
              <w:tag w:val="goog_rdk_4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15" w:date="2023-02-06T04:34:03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From student user, run appropriate command and become class4 user.</w:t>
          </w:r>
          <w:sdt>
            <w:sdtPr>
              <w:tag w:val="goog_rdk_42"/>
            </w:sdtPr>
            <w:sdtContent>
              <w:ins w:author="ferddinand chapo" w:id="15" w:date="2023-02-06T04:34:0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16" w:date="2023-02-06T04:34:03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34:03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44"/>
            </w:sdtPr>
            <w:sdtContent>
              <w:ins w:author="ferddinand chapo" w:id="15" w:date="2023-02-06T04:34:03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4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45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 class4 user, run below command.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#sudo systemctl restart chronyd</w:t>
      </w:r>
    </w:p>
    <w:sdt>
      <w:sdtPr>
        <w:tag w:val="goog_rdk_48"/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ins w:author="ferddinand chapo" w:id="17" w:date="2023-02-06T04:34:53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What do you notice when run that command as student user compare to class4 user?</w:t>
          </w:r>
          <w:sdt>
            <w:sdtPr>
              <w:tag w:val="goog_rdk_47"/>
            </w:sdtPr>
            <w:sdtContent>
              <w:ins w:author="ferddinand chapo" w:id="17" w:date="2023-02-06T04:34:5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ins w:author="ferddinand chapo" w:id="17" w:date="2023-02-06T04:34:53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sdt>
            <w:sdtPr>
              <w:tag w:val="goog_rdk_49"/>
            </w:sdtPr>
            <w:sdtContent>
              <w:ins w:author="ferddinand chapo" w:id="17" w:date="2023-02-06T04:34:5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firstLine="0"/>
            <w:jc w:val="left"/>
            <w:rPr>
              <w:rFonts w:ascii="Times New Roman" w:cs="Times New Roman" w:eastAsia="Times New Roman" w:hAnsi="Times New Roman"/>
              <w:sz w:val="36"/>
              <w:szCs w:val="36"/>
              <w:rPrChange w:author="ferddinand chapo" w:id="18" w:date="2023-02-06T04:34:53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</w:pPr>
          <w:sdt>
            <w:sdtPr>
              <w:tag w:val="goog_rdk_51"/>
            </w:sdtPr>
            <w:sdtContent>
              <w:ins w:author="ferddinand chapo" w:id="17" w:date="2023-02-06T04:34:53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3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52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19" w:date="2023-02-06T04:36:38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As student user, change to directory /project2/homework/linux/maryland/today using absolute and relative path and display your current working directory </w:t>
          </w:r>
          <w:sdt>
            <w:sdtPr>
              <w:tag w:val="goog_rdk_54"/>
            </w:sdtPr>
            <w:sdtContent>
              <w:ins w:author="ferddinand chapo" w:id="19" w:date="2023-02-06T04:36:38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20" w:date="2023-02-06T04:36:38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36:38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56"/>
            </w:sdtPr>
            <w:sdtContent>
              <w:ins w:author="ferddinand chapo" w:id="19" w:date="2023-02-06T04:36:38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7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5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21" w:date="2023-02-06T04:38:2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From today directory located inside /project2/homework/linux/maryland change directory to /project2/homework/unix/kafka using both absolute and relative path and display your current working directory</w:t>
          </w:r>
          <w:sdt>
            <w:sdtPr>
              <w:tag w:val="goog_rdk_59"/>
            </w:sdtPr>
            <w:sdtContent>
              <w:ins w:author="ferddinand chapo" w:id="21" w:date="2023-02-06T04:38:2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22" w:date="2023-02-06T04:38:25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38:25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61"/>
            </w:sdtPr>
            <w:sdtContent>
              <w:ins w:author="ferddinand chapo" w:id="21" w:date="2023-02-06T04:38:25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62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23" w:date="2023-02-06T04:40:11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Display server running time</w:t>
          </w:r>
          <w:sdt>
            <w:sdtPr>
              <w:tag w:val="goog_rdk_64"/>
            </w:sdtPr>
            <w:sdtContent>
              <w:ins w:author="ferddinand chapo" w:id="23" w:date="2023-02-06T04:40:1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24" w:date="2023-02-06T04:40:11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40:11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66"/>
            </w:sdtPr>
            <w:sdtContent>
              <w:ins w:author="ferddinand chapo" w:id="23" w:date="2023-02-06T04:40:11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12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6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360" w:right="0" w:hanging="360"/>
            <w:jc w:val="left"/>
            <w:rPr>
              <w:ins w:author="ferddinand chapo" w:id="25" w:date="2023-02-06T04:41:03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Display server name (hostname)</w:t>
          </w:r>
          <w:sdt>
            <w:sdtPr>
              <w:tag w:val="goog_rdk_69"/>
            </w:sdtPr>
            <w:sdtContent>
              <w:ins w:author="ferddinand chapo" w:id="25" w:date="2023-02-06T04:41:0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right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26" w:date="2023-02-06T04:41:03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41:03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76" w:lineRule="auto"/>
                <w:ind w:left="360" w:right="0" w:hanging="360"/>
                <w:jc w:val="left"/>
              </w:pPr>
            </w:pPrChange>
          </w:pPr>
          <w:sdt>
            <w:sdtPr>
              <w:tag w:val="goog_rdk_71"/>
            </w:sdtPr>
            <w:sdtContent>
              <w:ins w:author="ferddinand chapo" w:id="25" w:date="2023-02-06T04:41:03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11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72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360" w:right="0" w:hanging="360"/>
            <w:jc w:val="left"/>
            <w:rPr>
              <w:ins w:author="ferddinand chapo" w:id="27" w:date="2023-02-06T04:41:35Z"/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Display kernel release information</w:t>
          </w:r>
          <w:sdt>
            <w:sdtPr>
              <w:tag w:val="goog_rdk_74"/>
            </w:sdtPr>
            <w:sdtContent>
              <w:ins w:author="ferddinand chapo" w:id="27" w:date="2023-02-06T04:41:35Z">
                <w:bookmarkStart w:colFirst="0" w:colLast="0" w:name="_heading=h.gjdgxs" w:id="0"/>
                <w:bookmarkEnd w:id="0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ferddinand chapo" w:id="28" w:date="2023-02-06T04:41:35Z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36"/>
                  <w:szCs w:val="36"/>
                  <w:u w:val="none"/>
                  <w:shd w:fill="auto" w:val="clear"/>
                  <w:vertAlign w:val="baseline"/>
                </w:rPr>
              </w:rPrChange>
            </w:rPr>
            <w:pPrChange w:author="ferddinand chapo" w:id="0" w:date="2023-02-06T04:41:35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200" w:before="0" w:line="276" w:lineRule="auto"/>
                <w:ind w:left="360" w:right="0" w:hanging="360"/>
                <w:jc w:val="left"/>
              </w:pPr>
            </w:pPrChange>
          </w:pPr>
          <w:bookmarkStart w:colFirst="0" w:colLast="0" w:name="_heading=h.gjdgxs" w:id="0"/>
          <w:bookmarkEnd w:id="0"/>
          <w:sdt>
            <w:sdtPr>
              <w:tag w:val="goog_rdk_76"/>
            </w:sdtPr>
            <w:sdtContent>
              <w:ins w:author="ferddinand chapo" w:id="27" w:date="2023-02-06T04:41:35Z"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36"/>
                    <w:szCs w:val="36"/>
                    <w:u w:val="none"/>
                    <w:shd w:fill="auto" w:val="clear"/>
                    <w:vertAlign w:val="baseline"/>
                  </w:rPr>
                  <w:drawing>
                    <wp:inline distB="114300" distT="114300" distL="114300" distR="114300">
                      <wp:extent cx="5943600" cy="3340100"/>
                      <wp:effectExtent b="0" l="0" r="0" t="0"/>
                      <wp:docPr id="5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4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7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  <w:sectPrChange w:author="ferddinand chapo" w:id="0" w:date="2023-02-06T04:27:05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 w:orient="portrait"/>
        </w:sectPr>
      </w:sectPrChange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3"/>
    </w:sdtPr>
    <w:sdtContent>
      <w:p w:rsidR="00000000" w:rsidDel="00000000" w:rsidP="00000000" w:rsidRDefault="00000000" w:rsidRPr="00000000" w14:paraId="00000030">
        <w:pPr>
          <w:rPr>
            <w:ins w:author="ferddinand chapo" w:id="29" w:date="2023-02-06T04:27:05Z"/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36"/>
            <w:szCs w:val="36"/>
            <w:u w:val="none"/>
            <w:shd w:fill="auto" w:val="clear"/>
            <w:vertAlign w:val="baseline"/>
          </w:rPr>
        </w:pPr>
        <w:sdt>
          <w:sdtPr>
            <w:tag w:val="goog_rdk_82"/>
          </w:sdtPr>
          <w:sdtContent>
            <w:ins w:author="ferddinand chapo" w:id="29" w:date="2023-02-06T04:27:05Z">
              <w:r w:rsidDel="00000000" w:rsidR="00000000" w:rsidRPr="00000000">
                <w:rPr>
                  <w:rtl w:val="0"/>
                </w:rPr>
              </w:r>
            </w:ins>
          </w:sdtContent>
        </w:sdt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81"/>
    </w:sdtPr>
    <w:sdtContent>
      <w:p w:rsidR="00000000" w:rsidDel="00000000" w:rsidP="00000000" w:rsidRDefault="00000000" w:rsidRPr="00000000" w14:paraId="0000002F">
        <w:pPr>
          <w:rPr>
            <w:ins w:author="ferddinand chapo" w:id="29" w:date="2023-02-06T04:27:05Z"/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36"/>
            <w:szCs w:val="36"/>
            <w:u w:val="none"/>
            <w:shd w:fill="auto" w:val="clear"/>
            <w:vertAlign w:val="baseline"/>
          </w:rPr>
        </w:pPr>
        <w:sdt>
          <w:sdtPr>
            <w:tag w:val="goog_rdk_80"/>
          </w:sdtPr>
          <w:sdtContent>
            <w:ins w:author="ferddinand chapo" w:id="29" w:date="2023-02-06T04:27:05Z">
              <w:r w:rsidDel="00000000" w:rsidR="00000000" w:rsidRPr="00000000">
                <w:rPr>
                  <w:rtl w:val="0"/>
                </w:rPr>
              </w:r>
            </w:ins>
          </w:sdtContent>
        </w:sdt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-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A216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A216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oc2IN1wbx48d/d/3PBw1Vgu6lg==">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2022-05-22T02:59:00Z</dcterms:created>
  <dc:creator>alarouunix13</dc:creator>
</cp:coreProperties>
</file>