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comments+xml" PartName="/word/comments.xml"/>
  <Override ContentType="application/vnd.openxmlformats-officedocument.wordprocessingml.header+xml" PartName="/word/header1.xml"/>
  <Override ContentType="application/vnd.openxmlformats-officedocument.wordprocessingml.commentsExtended+xml" PartName="/word/commentsExtended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sdt>
      <w:sdtPr>
        <w:tag w:val="goog_rdk_2"/>
      </w:sdtPr>
      <w:sdtContent>
        <w:p w:rsidR="00000000" w:rsidDel="00000000" w:rsidP="00000000" w:rsidRDefault="00000000" w:rsidRPr="00000000" w14:paraId="00000001">
          <w:pPr>
            <w:spacing w:after="90" w:line="259" w:lineRule="auto"/>
            <w:ind w:left="2170" w:firstLine="0"/>
            <w:rPr>
              <w:ins w:author="ferddinand chapo" w:id="1" w:date="2023-02-13T03:18:27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1"/>
            </w:sdtPr>
            <w:sdtContent>
              <w:ins w:author="ferddinand chapo" w:id="1" w:date="2023-02-13T03:18:27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CHAPO FERDINAD</w:t>
                </w:r>
              </w:ins>
            </w:sdtContent>
          </w:sdt>
        </w:p>
      </w:sdtContent>
    </w:sdt>
    <w:sdt>
      <w:sdtPr>
        <w:tag w:val="goog_rdk_5"/>
      </w:sdtPr>
      <w:sdtContent>
        <w:p w:rsidR="00000000" w:rsidDel="00000000" w:rsidP="00000000" w:rsidRDefault="00000000" w:rsidRPr="00000000" w14:paraId="00000002">
          <w:pPr>
            <w:spacing w:after="90" w:line="259" w:lineRule="auto"/>
            <w:ind w:left="2170" w:firstLine="0"/>
            <w:rPr>
              <w:rFonts w:ascii="Calibri" w:cs="Calibri" w:eastAsia="Calibri" w:hAnsi="Calibri"/>
              <w:vertAlign w:val="subscript"/>
              <w:rPrChange w:author="ferddinand chapo" w:id="3" w:date="2023-02-13T03:17:30Z">
                <w:rPr/>
              </w:rPrChange>
            </w:rPr>
            <w:pPrChange w:author="ferddinand chapo" w:id="0" w:date="2023-02-13T03:17:30Z">
              <w:pPr>
                <w:spacing w:after="90" w:line="259" w:lineRule="auto"/>
                <w:ind w:left="2170" w:firstLine="0"/>
              </w:pPr>
            </w:pPrChange>
          </w:pPr>
          <w:r w:rsidDel="00000000" w:rsidR="00000000" w:rsidRPr="00000000">
            <w:rPr>
              <w:b w:val="1"/>
              <w:rtl w:val="0"/>
            </w:rPr>
            <w:t xml:space="preserve">Project 3</w:t>
          </w:r>
          <w:sdt>
            <w:sdtPr>
              <w:tag w:val="goog_rdk_3"/>
            </w:sdtPr>
            <w:sdtContent>
              <w:del w:author="ferddinand chapo" w:id="2" w:date="2023-02-13T03:17:30Z">
                <w:r w:rsidDel="00000000" w:rsidR="00000000" w:rsidRPr="00000000">
                  <w:rPr>
                    <w:rFonts w:ascii="Calibri" w:cs="Calibri" w:eastAsia="Calibri" w:hAnsi="Calibri"/>
                    <w:vertAlign w:val="subscript"/>
                    <w:rtl w:val="0"/>
                  </w:rPr>
                  <w:delText xml:space="preserve">:</w:delText>
                </w:r>
              </w:del>
            </w:sdtContent>
          </w:sdt>
          <w:sdt>
            <w:sdtPr>
              <w:tag w:val="goog_rdk_4"/>
            </w:sdtPr>
            <w:sdtContent>
              <w:r w:rsidDel="00000000" w:rsidR="00000000" w:rsidRPr="00000000">
                <w:rPr>
                  <w:rtl w:val="0"/>
                </w:rPr>
              </w:r>
            </w:sdtContent>
          </w:sdt>
        </w:p>
      </w:sdtContent>
    </w:sdt>
    <w:p w:rsidR="00000000" w:rsidDel="00000000" w:rsidP="00000000" w:rsidRDefault="00000000" w:rsidRPr="00000000" w14:paraId="00000003">
      <w:pPr>
        <w:spacing w:after="252" w:line="267" w:lineRule="auto"/>
        <w:ind w:left="-5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In this project, we will take a look at Basic Linux commands, explore the power of ssh command and others.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277" w:line="259" w:lineRule="auto"/>
        <w:ind w:left="-5" w:firstLine="0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Pre-requisite</w:t>
      </w:r>
      <w:r w:rsidDel="00000000" w:rsidR="00000000" w:rsidRPr="00000000">
        <w:rPr>
          <w:rFonts w:ascii="Calibri" w:cs="Calibri" w:eastAsia="Calibri" w:hAnsi="Calibri"/>
          <w:b w:val="1"/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numPr>
          <w:ilvl w:val="0"/>
          <w:numId w:val="1"/>
        </w:numPr>
        <w:spacing w:after="48" w:line="284" w:lineRule="auto"/>
        <w:ind w:left="10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Download rocky8 server (</w:t>
      </w:r>
      <w:r w:rsidDel="00000000" w:rsidR="00000000" w:rsidRPr="00000000">
        <w:rPr>
          <w:b w:val="1"/>
          <w:sz w:val="28"/>
          <w:szCs w:val="28"/>
          <w:rtl w:val="0"/>
        </w:rPr>
        <w:t xml:space="preserve">rocky.project2.com</w:t>
      </w:r>
      <w:r w:rsidDel="00000000" w:rsidR="00000000" w:rsidRPr="00000000">
        <w:rPr>
          <w:sz w:val="28"/>
          <w:szCs w:val="28"/>
          <w:rtl w:val="0"/>
        </w:rPr>
        <w:t xml:space="preserve">) from </w:t>
      </w:r>
      <w:r w:rsidDel="00000000" w:rsidR="00000000" w:rsidRPr="00000000">
        <w:rPr>
          <w:b w:val="1"/>
          <w:sz w:val="28"/>
          <w:szCs w:val="28"/>
          <w:rtl w:val="0"/>
        </w:rPr>
        <w:t xml:space="preserve">projects folder</w:t>
      </w:r>
      <w:r w:rsidDel="00000000" w:rsidR="00000000" w:rsidRPr="00000000">
        <w:rPr>
          <w:sz w:val="28"/>
          <w:szCs w:val="28"/>
          <w:rtl w:val="0"/>
        </w:rPr>
        <w:t xml:space="preserve"> located on </w:t>
      </w:r>
      <w:r w:rsidDel="00000000" w:rsidR="00000000" w:rsidRPr="00000000">
        <w:rPr>
          <w:b w:val="1"/>
          <w:sz w:val="28"/>
          <w:szCs w:val="28"/>
          <w:rtl w:val="0"/>
        </w:rPr>
        <w:t xml:space="preserve">class website to complete this homework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numPr>
          <w:ilvl w:val="0"/>
          <w:numId w:val="1"/>
        </w:numPr>
        <w:spacing w:after="60" w:line="267" w:lineRule="auto"/>
        <w:ind w:left="10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Use User account </w:t>
      </w:r>
      <w:r w:rsidDel="00000000" w:rsidR="00000000" w:rsidRPr="00000000">
        <w:rPr>
          <w:b w:val="1"/>
          <w:sz w:val="28"/>
          <w:szCs w:val="28"/>
          <w:rtl w:val="0"/>
        </w:rPr>
        <w:t xml:space="preserve">student</w:t>
      </w:r>
      <w:r w:rsidDel="00000000" w:rsidR="00000000" w:rsidRPr="00000000">
        <w:rPr>
          <w:sz w:val="28"/>
          <w:szCs w:val="28"/>
          <w:rtl w:val="0"/>
        </w:rPr>
        <w:t xml:space="preserve"> with password: </w:t>
      </w:r>
      <w:r w:rsidDel="00000000" w:rsidR="00000000" w:rsidRPr="00000000">
        <w:rPr>
          <w:b w:val="1"/>
          <w:sz w:val="28"/>
          <w:szCs w:val="28"/>
          <w:rtl w:val="0"/>
        </w:rPr>
        <w:t xml:space="preserve">school1</w:t>
      </w:r>
      <w:r w:rsidDel="00000000" w:rsidR="00000000" w:rsidRPr="00000000">
        <w:rPr>
          <w:sz w:val="28"/>
          <w:szCs w:val="28"/>
          <w:rtl w:val="0"/>
        </w:rPr>
        <w:t xml:space="preserve"> to login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numPr>
          <w:ilvl w:val="0"/>
          <w:numId w:val="1"/>
        </w:numPr>
        <w:spacing w:after="211" w:line="267" w:lineRule="auto"/>
        <w:ind w:left="1080" w:hanging="360"/>
        <w:rPr/>
      </w:pPr>
      <w:r w:rsidDel="00000000" w:rsidR="00000000" w:rsidRPr="00000000">
        <w:rPr>
          <w:sz w:val="28"/>
          <w:szCs w:val="28"/>
          <w:rtl w:val="0"/>
        </w:rPr>
        <w:t xml:space="preserve">Also, all users include root have school1 as password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spacing w:after="221" w:line="259" w:lineRule="auto"/>
        <w:ind w:left="-5" w:firstLine="0"/>
        <w:rPr/>
      </w:pPr>
      <w:r w:rsidDel="00000000" w:rsidR="00000000" w:rsidRPr="00000000">
        <w:rPr>
          <w:b w:val="1"/>
          <w:color w:val="ff0000"/>
          <w:sz w:val="28"/>
          <w:szCs w:val="28"/>
          <w:rtl w:val="0"/>
        </w:rPr>
        <w:t xml:space="preserve">Instruction</w:t>
      </w:r>
      <w:r w:rsidDel="00000000" w:rsidR="00000000" w:rsidRPr="00000000">
        <w:rPr>
          <w:sz w:val="28"/>
          <w:szCs w:val="28"/>
          <w:rtl w:val="0"/>
        </w:rPr>
        <w:t xml:space="preserve">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spacing w:after="348" w:line="267" w:lineRule="auto"/>
        <w:ind w:left="-5" w:firstLine="0"/>
        <w:rPr/>
      </w:pPr>
      <w:r w:rsidDel="00000000" w:rsidR="00000000" w:rsidRPr="00000000">
        <w:rPr>
          <w:sz w:val="28"/>
          <w:szCs w:val="28"/>
          <w:rtl w:val="0"/>
        </w:rPr>
        <w:t xml:space="preserve">Download </w:t>
      </w:r>
      <w:r w:rsidDel="00000000" w:rsidR="00000000" w:rsidRPr="00000000">
        <w:rPr>
          <w:b w:val="1"/>
          <w:sz w:val="28"/>
          <w:szCs w:val="28"/>
          <w:rtl w:val="0"/>
        </w:rPr>
        <w:t xml:space="preserve">rocky.project2.com</w:t>
      </w:r>
      <w:r w:rsidDel="00000000" w:rsidR="00000000" w:rsidRPr="00000000">
        <w:rPr>
          <w:sz w:val="28"/>
          <w:szCs w:val="28"/>
          <w:rtl w:val="0"/>
        </w:rPr>
        <w:t xml:space="preserve"> server, Import it on Your VirtualBox and Bridge Network Adapter.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pStyle w:val="Heading1"/>
        <w:rPr/>
      </w:pPr>
      <w:r w:rsidDel="00000000" w:rsidR="00000000" w:rsidRPr="00000000">
        <w:rPr>
          <w:b w:val="0"/>
          <w:color w:val="ff0000"/>
          <w:sz w:val="28"/>
          <w:szCs w:val="28"/>
          <w:rtl w:val="0"/>
        </w:rPr>
        <w:t xml:space="preserve">Note</w:t>
      </w:r>
      <w:r w:rsidDel="00000000" w:rsidR="00000000" w:rsidRPr="00000000">
        <w:rPr>
          <w:b w:val="0"/>
          <w:vertAlign w:val="subscript"/>
          <w:rtl w:val="0"/>
        </w:rPr>
        <w:t xml:space="preserve">: </w:t>
      </w:r>
      <w:r w:rsidDel="00000000" w:rsidR="00000000" w:rsidRPr="00000000">
        <w:rPr>
          <w:rtl w:val="0"/>
        </w:rPr>
        <w:t xml:space="preserve">If you have done this on previous assignment. No need to importing again</w:t>
      </w:r>
    </w:p>
    <w:p w:rsidR="00000000" w:rsidDel="00000000" w:rsidP="00000000" w:rsidRDefault="00000000" w:rsidRPr="00000000" w14:paraId="0000000B">
      <w:pPr>
        <w:spacing w:after="229" w:line="259" w:lineRule="auto"/>
        <w:ind w:left="0" w:firstLine="0"/>
        <w:rPr/>
      </w:pPr>
      <w:r w:rsidDel="00000000" w:rsidR="00000000" w:rsidRPr="00000000">
        <w:rPr>
          <w:rFonts w:ascii="Arial" w:cs="Arial" w:eastAsia="Arial" w:hAnsi="Arial"/>
          <w:b w:val="1"/>
          <w:rtl w:val="0"/>
        </w:rPr>
        <w:t xml:space="preserve">Tasks 1:</w:t>
      </w:r>
      <w:r w:rsidDel="00000000" w:rsidR="00000000" w:rsidRPr="00000000">
        <w:rPr>
          <w:rtl w:val="0"/>
        </w:rPr>
      </w:r>
    </w:p>
    <w:sdt>
      <w:sdtPr>
        <w:tag w:val="goog_rdk_7"/>
      </w:sdtPr>
      <w:sdtContent>
        <w:p w:rsidR="00000000" w:rsidDel="00000000" w:rsidP="00000000" w:rsidRDefault="00000000" w:rsidRPr="00000000" w14:paraId="0000000C">
          <w:pPr>
            <w:ind w:left="-5" w:firstLine="0"/>
            <w:rPr>
              <w:ins w:author="Eunice Brathier" w:id="4" w:date="2023-02-23T16:47:07Z"/>
            </w:rPr>
          </w:pPr>
          <w:r w:rsidDel="00000000" w:rsidR="00000000" w:rsidRPr="00000000">
            <w:rPr>
              <w:rtl w:val="0"/>
            </w:rPr>
            <w:t xml:space="preserve">1-Login as </w:t>
          </w:r>
          <w:r w:rsidDel="00000000" w:rsidR="00000000" w:rsidRPr="00000000">
            <w:rPr>
              <w:highlight w:val="darkCyan"/>
              <w:rtl w:val="0"/>
            </w:rPr>
            <w:t xml:space="preserve">student</w:t>
          </w:r>
          <w:r w:rsidDel="00000000" w:rsidR="00000000" w:rsidRPr="00000000">
            <w:rPr>
              <w:rtl w:val="0"/>
            </w:rPr>
            <w:t xml:space="preserve"> user</w:t>
          </w:r>
          <w:sdt>
            <w:sdtPr>
              <w:tag w:val="goog_rdk_6"/>
            </w:sdtPr>
            <w:sdtContent>
              <w:ins w:author="Eunice Brathier" w:id="4" w:date="2023-02-23T16:47:07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10"/>
      </w:sdtPr>
      <w:sdtContent>
        <w:p w:rsidR="00000000" w:rsidDel="00000000" w:rsidP="00000000" w:rsidRDefault="00000000" w:rsidRPr="00000000" w14:paraId="0000000D">
          <w:pPr>
            <w:ind w:left="-5" w:firstLine="0"/>
            <w:rPr>
              <w:ins w:author="ferddinand chapo" w:id="5" w:date="2023-02-13T03:18:54Z"/>
            </w:rPr>
          </w:pPr>
          <w:sdt>
            <w:sdtPr>
              <w:tag w:val="goog_rdk_9"/>
            </w:sdtPr>
            <w:sdtContent>
              <w:ins w:author="ferddinand chapo" w:id="5" w:date="2023-02-13T03:18:54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0E">
      <w:pPr>
        <w:ind w:left="-5" w:firstLine="0"/>
        <w:rPr/>
      </w:pPr>
      <w:sdt>
        <w:sdtPr>
          <w:tag w:val="goog_rdk_11"/>
        </w:sdtPr>
        <w:sdtContent>
          <w:ins w:author="ferddinand chapo" w:id="5" w:date="2023-02-13T03:18:54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4" name="image3.png"/>
                  <a:graphic>
                    <a:graphicData uri="http://schemas.openxmlformats.org/drawingml/2006/picture">
                      <pic:pic>
                        <pic:nvPicPr>
                          <pic:cNvPr id="0" name="image3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F">
      <w:pPr>
        <w:ind w:left="345" w:hanging="360"/>
        <w:rPr/>
      </w:pPr>
      <w:r w:rsidDel="00000000" w:rsidR="00000000" w:rsidRPr="00000000">
        <w:rPr>
          <w:rtl w:val="0"/>
        </w:rPr>
        <w:t xml:space="preserve">2- Create 3 new files (</w:t>
      </w:r>
      <w:r w:rsidDel="00000000" w:rsidR="00000000" w:rsidRPr="00000000">
        <w:rPr>
          <w:highlight w:val="darkCyan"/>
          <w:rtl w:val="0"/>
        </w:rPr>
        <w:t xml:space="preserve">file1.txt; fil2.txt; file3.txt</w:t>
      </w:r>
      <w:r w:rsidDel="00000000" w:rsidR="00000000" w:rsidRPr="00000000">
        <w:rPr>
          <w:rtl w:val="0"/>
        </w:rPr>
        <w:t xml:space="preserve">) in student home directory</w:t>
      </w:r>
      <w:sdt>
        <w:sdtPr>
          <w:tag w:val="goog_rdk_12"/>
        </w:sdtPr>
        <w:sdtContent>
          <w:ins w:author="ferddinand chapo" w:id="6" w:date="2023-02-13T03:19:53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12" name="image2.png"/>
                  <a:graphic>
                    <a:graphicData uri="http://schemas.openxmlformats.org/drawingml/2006/picture">
                      <pic:pic>
                        <pic:nvPicPr>
                          <pic:cNvPr id="0" name="image2.png"/>
                          <pic:cNvPicPr preferRelativeResize="0"/>
                        </pic:nvPicPr>
                        <pic:blipFill>
                          <a:blip r:embed="rId10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ind w:left="-5" w:firstLine="0"/>
        <w:rPr/>
      </w:pPr>
      <w:r w:rsidDel="00000000" w:rsidR="00000000" w:rsidRPr="00000000">
        <w:rPr>
          <w:rtl w:val="0"/>
        </w:rPr>
        <w:t xml:space="preserve">3-Enter below contents to each of those files</w:t>
      </w:r>
    </w:p>
    <w:p w:rsidR="00000000" w:rsidDel="00000000" w:rsidP="00000000" w:rsidRDefault="00000000" w:rsidRPr="00000000" w14:paraId="00000011">
      <w:pPr>
        <w:ind w:left="370" w:firstLine="0"/>
        <w:rPr/>
      </w:pPr>
      <w:r w:rsidDel="00000000" w:rsidR="00000000" w:rsidRPr="00000000">
        <w:rPr>
          <w:rtl w:val="0"/>
        </w:rPr>
        <w:t xml:space="preserve">#echo “This is project3” &gt; file1.txt</w:t>
      </w:r>
      <w:sdt>
        <w:sdtPr>
          <w:tag w:val="goog_rdk_13"/>
        </w:sdtPr>
        <w:sdtContent>
          <w:ins w:author="ferddinand chapo" w:id="7" w:date="2023-02-13T03:21:06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5" name="image11.png"/>
                  <a:graphic>
                    <a:graphicData uri="http://schemas.openxmlformats.org/drawingml/2006/picture">
                      <pic:pic>
                        <pic:nvPicPr>
                          <pic:cNvPr id="0" name="image11.png"/>
                          <pic:cNvPicPr preferRelativeResize="0"/>
                        </pic:nvPicPr>
                        <pic:blipFill>
                          <a:blip r:embed="rId11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ind w:left="370" w:firstLine="0"/>
        <w:rPr/>
      </w:pPr>
      <w:r w:rsidDel="00000000" w:rsidR="00000000" w:rsidRPr="00000000">
        <w:rPr>
          <w:rtl w:val="0"/>
        </w:rPr>
        <w:t xml:space="preserve">#echo “I’m going to succeed in this class” &gt; file2.txt</w:t>
      </w:r>
    </w:p>
    <w:p w:rsidR="00000000" w:rsidDel="00000000" w:rsidP="00000000" w:rsidRDefault="00000000" w:rsidRPr="00000000" w14:paraId="00000013">
      <w:pPr>
        <w:ind w:left="370" w:firstLine="0"/>
        <w:rPr/>
      </w:pPr>
      <w:bookmarkStart w:colFirst="0" w:colLast="0" w:name="_heading=h.gjdgxs" w:id="0"/>
      <w:bookmarkEnd w:id="0"/>
      <w:r w:rsidDel="00000000" w:rsidR="00000000" w:rsidRPr="00000000">
        <w:rPr>
          <w:rtl w:val="0"/>
        </w:rPr>
        <w:t xml:space="preserve">#echo “I’m a Linux Guru” &gt; file3.txt</w:t>
      </w:r>
    </w:p>
    <w:sdt>
      <w:sdtPr>
        <w:tag w:val="goog_rdk_15"/>
      </w:sdtPr>
      <w:sdtContent>
        <w:p w:rsidR="00000000" w:rsidDel="00000000" w:rsidP="00000000" w:rsidRDefault="00000000" w:rsidRPr="00000000" w14:paraId="00000014">
          <w:pPr>
            <w:ind w:left="-5" w:firstLine="0"/>
            <w:rPr>
              <w:ins w:author="ferddinand chapo" w:id="8" w:date="2023-02-13T03:21:32Z"/>
            </w:rPr>
          </w:pPr>
          <w:r w:rsidDel="00000000" w:rsidR="00000000" w:rsidRPr="00000000">
            <w:rPr>
              <w:rtl w:val="0"/>
            </w:rPr>
            <w:t xml:space="preserve">4- Create </w:t>
          </w:r>
          <w:r w:rsidDel="00000000" w:rsidR="00000000" w:rsidRPr="00000000">
            <w:rPr>
              <w:highlight w:val="darkCyan"/>
              <w:rtl w:val="0"/>
            </w:rPr>
            <w:t xml:space="preserve">study</w:t>
          </w:r>
          <w:r w:rsidDel="00000000" w:rsidR="00000000" w:rsidRPr="00000000">
            <w:rPr>
              <w:rtl w:val="0"/>
            </w:rPr>
            <w:t xml:space="preserve"> directory and </w:t>
          </w:r>
          <w:r w:rsidDel="00000000" w:rsidR="00000000" w:rsidRPr="00000000">
            <w:rPr>
              <w:highlight w:val="darkCyan"/>
              <w:rtl w:val="0"/>
            </w:rPr>
            <w:t xml:space="preserve">text2.txt</w:t>
          </w:r>
          <w:r w:rsidDel="00000000" w:rsidR="00000000" w:rsidRPr="00000000">
            <w:rPr>
              <w:rtl w:val="0"/>
            </w:rPr>
            <w:t xml:space="preserve"> file</w:t>
          </w:r>
          <w:sdt>
            <w:sdtPr>
              <w:tag w:val="goog_rdk_14"/>
            </w:sdtPr>
            <w:sdtContent>
              <w:ins w:author="ferddinand chapo" w:id="8" w:date="2023-02-13T03:21:32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15">
      <w:pPr>
        <w:ind w:left="-5" w:firstLine="0"/>
        <w:rPr/>
      </w:pPr>
      <w:sdt>
        <w:sdtPr>
          <w:tag w:val="goog_rdk_16"/>
        </w:sdtPr>
        <w:sdtContent>
          <w:ins w:author="ferddinand chapo" w:id="8" w:date="2023-02-13T03:21:32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2" name="image8.png"/>
                  <a:graphic>
                    <a:graphicData uri="http://schemas.openxmlformats.org/drawingml/2006/picture">
                      <pic:pic>
                        <pic:nvPicPr>
                          <pic:cNvPr id="0" name="image8.png"/>
                          <pic:cNvPicPr preferRelativeResize="0"/>
                        </pic:nvPicPr>
                        <pic:blipFill>
                          <a:blip r:embed="rId12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ind w:left="345" w:hanging="360"/>
        <w:rPr/>
      </w:pPr>
      <w:r w:rsidDel="00000000" w:rsidR="00000000" w:rsidRPr="00000000">
        <w:rPr>
          <w:rtl w:val="0"/>
        </w:rPr>
        <w:t xml:space="preserve">5-Copy a file </w:t>
      </w:r>
      <w:r w:rsidDel="00000000" w:rsidR="00000000" w:rsidRPr="00000000">
        <w:rPr>
          <w:highlight w:val="darkCyan"/>
          <w:rtl w:val="0"/>
        </w:rPr>
        <w:t xml:space="preserve">text2.txt</w:t>
      </w:r>
      <w:r w:rsidDel="00000000" w:rsidR="00000000" w:rsidRPr="00000000">
        <w:rPr>
          <w:rtl w:val="0"/>
        </w:rPr>
        <w:t xml:space="preserve"> in </w:t>
      </w:r>
      <w:r w:rsidDel="00000000" w:rsidR="00000000" w:rsidRPr="00000000">
        <w:rPr>
          <w:highlight w:val="darkCyan"/>
          <w:rtl w:val="0"/>
        </w:rPr>
        <w:t xml:space="preserve">study</w:t>
      </w:r>
      <w:r w:rsidDel="00000000" w:rsidR="00000000" w:rsidRPr="00000000">
        <w:rPr>
          <w:rtl w:val="0"/>
        </w:rPr>
        <w:t xml:space="preserve"> directory and preserve the file ownership and time of creation</w:t>
      </w:r>
      <w:sdt>
        <w:sdtPr>
          <w:tag w:val="goog_rdk_17"/>
        </w:sdtPr>
        <w:sdtContent>
          <w:ins w:author="ferddinand chapo" w:id="9" w:date="2023-02-13T03:22:16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1" name="image4.png"/>
                  <a:graphic>
                    <a:graphicData uri="http://schemas.openxmlformats.org/drawingml/2006/picture">
                      <pic:pic>
                        <pic:nvPicPr>
                          <pic:cNvPr id="0" name="image4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spacing w:after="207" w:lineRule="auto"/>
        <w:ind w:left="345" w:hanging="360"/>
        <w:rPr/>
      </w:pPr>
      <w:r w:rsidDel="00000000" w:rsidR="00000000" w:rsidRPr="00000000">
        <w:rPr>
          <w:rtl w:val="0"/>
        </w:rPr>
        <w:t xml:space="preserve">6-Create another directory called </w:t>
      </w:r>
      <w:r w:rsidDel="00000000" w:rsidR="00000000" w:rsidRPr="00000000">
        <w:rPr>
          <w:highlight w:val="darkCyan"/>
          <w:rtl w:val="0"/>
        </w:rPr>
        <w:t xml:space="preserve">class/today/yourname </w:t>
      </w:r>
      <w:r w:rsidDel="00000000" w:rsidR="00000000" w:rsidRPr="00000000">
        <w:rPr>
          <w:rtl w:val="0"/>
        </w:rPr>
        <w:t xml:space="preserve">in your present working directory in one-time command run.</w:t>
      </w:r>
    </w:p>
    <w:sdt>
      <w:sdtPr>
        <w:tag w:val="goog_rdk_19"/>
      </w:sdtPr>
      <w:sdtContent>
        <w:p w:rsidR="00000000" w:rsidDel="00000000" w:rsidP="00000000" w:rsidRDefault="00000000" w:rsidRPr="00000000" w14:paraId="00000018">
          <w:pPr>
            <w:spacing w:after="210" w:lineRule="auto"/>
            <w:ind w:left="370" w:firstLine="0"/>
            <w:rPr>
              <w:ins w:author="ferddinand chapo" w:id="10" w:date="2023-02-13T03:23:03Z"/>
            </w:rPr>
          </w:pPr>
          <w:r w:rsidDel="00000000" w:rsidR="00000000" w:rsidRPr="00000000">
            <w:rPr>
              <w:color w:val="ff0000"/>
              <w:rtl w:val="0"/>
            </w:rPr>
            <w:t xml:space="preserve">Note</w:t>
          </w:r>
          <w:r w:rsidDel="00000000" w:rsidR="00000000" w:rsidRPr="00000000">
            <w:rPr>
              <w:rtl w:val="0"/>
            </w:rPr>
            <w:t xml:space="preserve">: </w:t>
          </w:r>
          <w:r w:rsidDel="00000000" w:rsidR="00000000" w:rsidRPr="00000000">
            <w:rPr>
              <w:highlight w:val="cyan"/>
              <w:rtl w:val="0"/>
            </w:rPr>
            <w:t xml:space="preserve">yourname:</w:t>
          </w:r>
          <w:r w:rsidDel="00000000" w:rsidR="00000000" w:rsidRPr="00000000">
            <w:rPr>
              <w:rtl w:val="0"/>
            </w:rPr>
            <w:t xml:space="preserve"> mean you your name</w:t>
          </w:r>
          <w:sdt>
            <w:sdtPr>
              <w:tag w:val="goog_rdk_18"/>
            </w:sdtPr>
            <w:sdtContent>
              <w:ins w:author="ferddinand chapo" w:id="10" w:date="2023-02-13T03:23:0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19">
      <w:pPr>
        <w:spacing w:after="210" w:lineRule="auto"/>
        <w:ind w:left="370" w:firstLine="0"/>
        <w:rPr/>
      </w:pPr>
      <w:sdt>
        <w:sdtPr>
          <w:tag w:val="goog_rdk_20"/>
        </w:sdtPr>
        <w:sdtContent>
          <w:ins w:author="ferddinand chapo" w:id="10" w:date="2023-02-13T03:23:03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10" name="image5.png"/>
                  <a:graphic>
                    <a:graphicData uri="http://schemas.openxmlformats.org/drawingml/2006/picture">
                      <pic:pic>
                        <pic:nvPicPr>
                          <pic:cNvPr id="0" name="image5.png"/>
                          <pic:cNvPicPr preferRelativeResize="0"/>
                        </pic:nvPicPr>
                        <pic:blipFill>
                          <a:blip r:embed="rId13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spacing w:after="207" w:lineRule="auto"/>
        <w:ind w:left="345" w:hanging="360"/>
        <w:rPr/>
      </w:pPr>
      <w:r w:rsidDel="00000000" w:rsidR="00000000" w:rsidRPr="00000000">
        <w:rPr>
          <w:rtl w:val="0"/>
        </w:rPr>
        <w:t xml:space="preserve">7-Create a file called </w:t>
      </w:r>
      <w:r w:rsidDel="00000000" w:rsidR="00000000" w:rsidRPr="00000000">
        <w:rPr>
          <w:highlight w:val="darkCyan"/>
          <w:rtl w:val="0"/>
        </w:rPr>
        <w:t xml:space="preserve">training.rep</w:t>
      </w:r>
      <w:r w:rsidDel="00000000" w:rsidR="00000000" w:rsidRPr="00000000">
        <w:rPr>
          <w:rtl w:val="0"/>
        </w:rPr>
        <w:t xml:space="preserve"> inside </w:t>
      </w:r>
      <w:r w:rsidDel="00000000" w:rsidR="00000000" w:rsidRPr="00000000">
        <w:rPr>
          <w:highlight w:val="darkCyan"/>
          <w:rtl w:val="0"/>
        </w:rPr>
        <w:t xml:space="preserve">class/today/yourname</w:t>
      </w:r>
      <w:r w:rsidDel="00000000" w:rsidR="00000000" w:rsidRPr="00000000">
        <w:rPr>
          <w:rtl w:val="0"/>
        </w:rPr>
        <w:t xml:space="preserve"> and enter the word ‘</w:t>
      </w:r>
      <w:r w:rsidDel="00000000" w:rsidR="00000000" w:rsidRPr="00000000">
        <w:rPr>
          <w:b w:val="1"/>
          <w:rtl w:val="0"/>
        </w:rPr>
        <w:t xml:space="preserve">homework3’</w:t>
      </w:r>
      <w:r w:rsidDel="00000000" w:rsidR="00000000" w:rsidRPr="00000000">
        <w:rPr>
          <w:rtl w:val="0"/>
        </w:rPr>
        <w:t xml:space="preserve"> inside of that file</w:t>
      </w:r>
    </w:p>
    <w:p w:rsidR="00000000" w:rsidDel="00000000" w:rsidP="00000000" w:rsidRDefault="00000000" w:rsidRPr="00000000" w14:paraId="0000001B">
      <w:pPr>
        <w:spacing w:after="207" w:lineRule="auto"/>
        <w:ind w:left="-5" w:firstLine="0"/>
        <w:rPr/>
      </w:pPr>
      <w:r w:rsidDel="00000000" w:rsidR="00000000" w:rsidRPr="00000000">
        <w:rPr>
          <w:rtl w:val="0"/>
        </w:rPr>
        <w:t xml:space="preserve">Copy </w:t>
      </w:r>
      <w:r w:rsidDel="00000000" w:rsidR="00000000" w:rsidRPr="00000000">
        <w:rPr>
          <w:highlight w:val="darkCyan"/>
          <w:rtl w:val="0"/>
        </w:rPr>
        <w:t xml:space="preserve">training.rep</w:t>
      </w:r>
      <w:r w:rsidDel="00000000" w:rsidR="00000000" w:rsidRPr="00000000">
        <w:rPr>
          <w:rtl w:val="0"/>
        </w:rPr>
        <w:t xml:space="preserve"> to your home directory using relative and absolute path</w:t>
      </w:r>
    </w:p>
    <w:sdt>
      <w:sdtPr>
        <w:tag w:val="goog_rdk_22"/>
      </w:sdtPr>
      <w:sdtContent>
        <w:p w:rsidR="00000000" w:rsidDel="00000000" w:rsidP="00000000" w:rsidRDefault="00000000" w:rsidRPr="00000000" w14:paraId="0000001C">
          <w:pPr>
            <w:spacing w:after="210" w:lineRule="auto"/>
            <w:ind w:left="-5" w:firstLine="0"/>
            <w:rPr>
              <w:ins w:author="ferddinand chapo" w:id="11" w:date="2023-02-13T03:23:53Z"/>
            </w:rPr>
          </w:pPr>
          <w:r w:rsidDel="00000000" w:rsidR="00000000" w:rsidRPr="00000000">
            <w:rPr>
              <w:rtl w:val="0"/>
            </w:rPr>
            <w:t xml:space="preserve">If want to use absolute path</w:t>
          </w:r>
          <w:sdt>
            <w:sdtPr>
              <w:tag w:val="goog_rdk_21"/>
            </w:sdtPr>
            <w:sdtContent>
              <w:ins w:author="ferddinand chapo" w:id="11" w:date="2023-02-13T03:23:53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1D">
      <w:pPr>
        <w:spacing w:after="210" w:lineRule="auto"/>
        <w:ind w:left="-5" w:firstLine="0"/>
        <w:rPr/>
      </w:pPr>
      <w:sdt>
        <w:sdtPr>
          <w:tag w:val="goog_rdk_23"/>
        </w:sdtPr>
        <w:sdtContent>
          <w:ins w:author="ferddinand chapo" w:id="11" w:date="2023-02-13T03:23:53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9" name="image10.png"/>
                  <a:graphic>
                    <a:graphicData uri="http://schemas.openxmlformats.org/drawingml/2006/picture">
                      <pic:pic>
                        <pic:nvPicPr>
                          <pic:cNvPr id="0" name="image10.png"/>
                          <pic:cNvPicPr preferRelativeResize="0"/>
                        </pic:nvPicPr>
                        <pic:blipFill>
                          <a:blip r:embed="rId14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sdt>
      <w:sdtPr>
        <w:tag w:val="goog_rdk_25"/>
      </w:sdtPr>
      <w:sdtContent>
        <w:p w:rsidR="00000000" w:rsidDel="00000000" w:rsidP="00000000" w:rsidRDefault="00000000" w:rsidRPr="00000000" w14:paraId="0000001E">
          <w:pPr>
            <w:ind w:left="345" w:hanging="360"/>
            <w:rPr>
              <w:ins w:author="ferddinand chapo" w:id="12" w:date="2023-02-13T03:24:28Z"/>
            </w:rPr>
          </w:pPr>
          <w:r w:rsidDel="00000000" w:rsidR="00000000" w:rsidRPr="00000000">
            <w:rPr>
              <w:rtl w:val="0"/>
            </w:rPr>
            <w:t xml:space="preserve">8-Rename </w:t>
          </w:r>
          <w:r w:rsidDel="00000000" w:rsidR="00000000" w:rsidRPr="00000000">
            <w:rPr>
              <w:highlight w:val="darkCyan"/>
              <w:rtl w:val="0"/>
            </w:rPr>
            <w:t xml:space="preserve">text2.txt</w:t>
          </w:r>
          <w:r w:rsidDel="00000000" w:rsidR="00000000" w:rsidRPr="00000000">
            <w:rPr>
              <w:rtl w:val="0"/>
            </w:rPr>
            <w:t xml:space="preserve"> to </w:t>
          </w:r>
          <w:r w:rsidDel="00000000" w:rsidR="00000000" w:rsidRPr="00000000">
            <w:rPr>
              <w:highlight w:val="darkCyan"/>
              <w:rtl w:val="0"/>
            </w:rPr>
            <w:t xml:space="preserve">rename.txt</w:t>
          </w:r>
          <w:r w:rsidDel="00000000" w:rsidR="00000000" w:rsidRPr="00000000">
            <w:rPr>
              <w:rtl w:val="0"/>
            </w:rPr>
            <w:t xml:space="preserve"> move </w:t>
          </w:r>
          <w:r w:rsidDel="00000000" w:rsidR="00000000" w:rsidRPr="00000000">
            <w:rPr>
              <w:highlight w:val="darkCyan"/>
              <w:rtl w:val="0"/>
            </w:rPr>
            <w:t xml:space="preserve">rename.txt</w:t>
          </w:r>
          <w:r w:rsidDel="00000000" w:rsidR="00000000" w:rsidRPr="00000000">
            <w:rPr>
              <w:rtl w:val="0"/>
            </w:rPr>
            <w:t xml:space="preserve"> from its previous location </w:t>
          </w:r>
          <w:r w:rsidDel="00000000" w:rsidR="00000000" w:rsidRPr="00000000">
            <w:rPr>
              <w:highlight w:val="darkCyan"/>
              <w:rtl w:val="0"/>
            </w:rPr>
            <w:t xml:space="preserve">/home/student</w:t>
          </w:r>
          <w:r w:rsidDel="00000000" w:rsidR="00000000" w:rsidRPr="00000000">
            <w:rPr>
              <w:rtl w:val="0"/>
            </w:rPr>
            <w:t xml:space="preserve"> to </w:t>
          </w:r>
          <w:r w:rsidDel="00000000" w:rsidR="00000000" w:rsidRPr="00000000">
            <w:rPr>
              <w:highlight w:val="darkCyan"/>
              <w:rtl w:val="0"/>
            </w:rPr>
            <w:t xml:space="preserve">/mnt/</w:t>
          </w:r>
          <w:r w:rsidDel="00000000" w:rsidR="00000000" w:rsidRPr="00000000">
            <w:rPr>
              <w:rtl w:val="0"/>
            </w:rPr>
            <w:t xml:space="preserve"> directory</w:t>
          </w:r>
          <w:sdt>
            <w:sdtPr>
              <w:tag w:val="goog_rdk_24"/>
            </w:sdtPr>
            <w:sdtContent>
              <w:ins w:author="ferddinand chapo" w:id="12" w:date="2023-02-13T03:24:28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1F">
      <w:pPr>
        <w:ind w:left="345" w:hanging="360"/>
        <w:rPr/>
      </w:pPr>
      <w:sdt>
        <w:sdtPr>
          <w:tag w:val="goog_rdk_26"/>
        </w:sdtPr>
        <w:sdtContent>
          <w:ins w:author="ferddinand chapo" w:id="12" w:date="2023-02-13T03:24:28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7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15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sdt>
      <w:sdtPr>
        <w:tag w:val="goog_rdk_28"/>
      </w:sdtPr>
      <w:sdtContent>
        <w:p w:rsidR="00000000" w:rsidDel="00000000" w:rsidP="00000000" w:rsidRDefault="00000000" w:rsidRPr="00000000" w14:paraId="00000020">
          <w:pPr>
            <w:spacing w:after="55" w:lineRule="auto"/>
            <w:ind w:left="-5" w:firstLine="0"/>
            <w:rPr>
              <w:ins w:author="ferddinand chapo" w:id="13" w:date="2023-02-13T03:24:54Z"/>
            </w:rPr>
          </w:pPr>
          <w:r w:rsidDel="00000000" w:rsidR="00000000" w:rsidRPr="00000000">
            <w:rPr>
              <w:rtl w:val="0"/>
            </w:rPr>
            <w:t xml:space="preserve">9-Create </w:t>
          </w:r>
          <w:r w:rsidDel="00000000" w:rsidR="00000000" w:rsidRPr="00000000">
            <w:rPr>
              <w:highlight w:val="darkCyan"/>
              <w:rtl w:val="0"/>
            </w:rPr>
            <w:t xml:space="preserve">.nadia</w:t>
          </w:r>
          <w:r w:rsidDel="00000000" w:rsidR="00000000" w:rsidRPr="00000000">
            <w:rPr>
              <w:rtl w:val="0"/>
            </w:rPr>
            <w:t xml:space="preserve"> hidden directory in /home/student</w:t>
          </w:r>
          <w:sdt>
            <w:sdtPr>
              <w:tag w:val="goog_rdk_27"/>
            </w:sdtPr>
            <w:sdtContent>
              <w:ins w:author="ferddinand chapo" w:id="13" w:date="2023-02-13T03:24:54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p w:rsidR="00000000" w:rsidDel="00000000" w:rsidP="00000000" w:rsidRDefault="00000000" w:rsidRPr="00000000" w14:paraId="00000021">
      <w:pPr>
        <w:spacing w:after="55" w:lineRule="auto"/>
        <w:ind w:left="-5" w:firstLine="0"/>
        <w:rPr/>
      </w:pPr>
      <w:sdt>
        <w:sdtPr>
          <w:tag w:val="goog_rdk_29"/>
        </w:sdtPr>
        <w:sdtContent>
          <w:ins w:author="ferddinand chapo" w:id="13" w:date="2023-02-13T03:24:54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8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6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"/>
        </w:numPr>
        <w:spacing w:after="50" w:lineRule="auto"/>
        <w:ind w:left="720" w:hanging="720"/>
        <w:rPr/>
      </w:pPr>
      <w:r w:rsidDel="00000000" w:rsidR="00000000" w:rsidRPr="00000000">
        <w:rPr>
          <w:rtl w:val="0"/>
        </w:rPr>
        <w:t xml:space="preserve">Remove all content from </w:t>
      </w:r>
      <w:r w:rsidDel="00000000" w:rsidR="00000000" w:rsidRPr="00000000">
        <w:rPr>
          <w:highlight w:val="darkCyan"/>
          <w:rtl w:val="0"/>
        </w:rPr>
        <w:t xml:space="preserve">/tmp</w:t>
      </w:r>
      <w:r w:rsidDel="00000000" w:rsidR="00000000" w:rsidRPr="00000000">
        <w:rPr>
          <w:rtl w:val="0"/>
        </w:rPr>
        <w:t xml:space="preserve"> directory with one-time command</w:t>
      </w:r>
      <w:sdt>
        <w:sdtPr>
          <w:tag w:val="goog_rdk_30"/>
        </w:sdtPr>
        <w:sdtContent>
          <w:ins w:author="ferddinand chapo" w:id="14" w:date="2023-02-13T03:25:34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6" name="image6.png"/>
                  <a:graphic>
                    <a:graphicData uri="http://schemas.openxmlformats.org/drawingml/2006/picture">
                      <pic:pic>
                        <pic:nvPicPr>
                          <pic:cNvPr id="0" name="image6.png"/>
                          <pic:cNvPicPr preferRelativeResize="0"/>
                        </pic:nvPicPr>
                        <pic:blipFill>
                          <a:blip r:embed="rId17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numPr>
          <w:ilvl w:val="0"/>
          <w:numId w:val="2"/>
        </w:numPr>
        <w:spacing w:after="50" w:lineRule="auto"/>
        <w:ind w:left="720" w:hanging="720"/>
        <w:rPr/>
      </w:pPr>
      <w:r w:rsidDel="00000000" w:rsidR="00000000" w:rsidRPr="00000000">
        <w:rPr>
          <w:rtl w:val="0"/>
        </w:rPr>
        <w:t xml:space="preserve">Create user account </w:t>
      </w:r>
      <w:r w:rsidDel="00000000" w:rsidR="00000000" w:rsidRPr="00000000">
        <w:rPr>
          <w:highlight w:val="darkCyan"/>
          <w:rtl w:val="0"/>
        </w:rPr>
        <w:t xml:space="preserve">kamil</w:t>
      </w:r>
      <w:r w:rsidDel="00000000" w:rsidR="00000000" w:rsidRPr="00000000">
        <w:rPr>
          <w:rtl w:val="0"/>
        </w:rPr>
        <w:t xml:space="preserve"> and assigned </w:t>
      </w:r>
      <w:r w:rsidDel="00000000" w:rsidR="00000000" w:rsidRPr="00000000">
        <w:rPr>
          <w:highlight w:val="darkCyan"/>
          <w:rtl w:val="0"/>
        </w:rPr>
        <w:t xml:space="preserve">school1</w:t>
      </w:r>
      <w:r w:rsidDel="00000000" w:rsidR="00000000" w:rsidRPr="00000000">
        <w:rPr>
          <w:rtl w:val="0"/>
        </w:rPr>
        <w:t xml:space="preserve"> as password</w:t>
      </w:r>
      <w:sdt>
        <w:sdtPr>
          <w:tag w:val="goog_rdk_31"/>
        </w:sdtPr>
        <w:sdtContent>
          <w:ins w:author="ferddinand chapo" w:id="15" w:date="2023-02-13T03:26:07Z"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3" name="image12.png"/>
                  <a:graphic>
                    <a:graphicData uri="http://schemas.openxmlformats.org/drawingml/2006/picture">
                      <pic:pic>
                        <pic:nvPicPr>
                          <pic:cNvPr id="0" name="image12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sdt>
      <w:sdtPr>
        <w:tag w:val="goog_rdk_33"/>
      </w:sdtPr>
      <w:sdtContent>
        <w:p w:rsidR="00000000" w:rsidDel="00000000" w:rsidP="00000000" w:rsidRDefault="00000000" w:rsidRPr="00000000" w14:paraId="00000024">
          <w:pPr>
            <w:numPr>
              <w:ilvl w:val="0"/>
              <w:numId w:val="2"/>
            </w:numPr>
            <w:spacing w:after="64" w:lineRule="auto"/>
            <w:ind w:left="720" w:hanging="720"/>
            <w:rPr>
              <w:ins w:author="ferddinand chapo" w:id="16" w:date="2023-02-13T03:26:25Z"/>
            </w:rPr>
          </w:pPr>
          <w:r w:rsidDel="00000000" w:rsidR="00000000" w:rsidRPr="00000000">
            <w:rPr>
              <w:rtl w:val="0"/>
            </w:rPr>
            <w:t xml:space="preserve">Create a group called </w:t>
          </w:r>
          <w:r w:rsidDel="00000000" w:rsidR="00000000" w:rsidRPr="00000000">
            <w:rPr>
              <w:highlight w:val="darkCyan"/>
              <w:rtl w:val="0"/>
            </w:rPr>
            <w:t xml:space="preserve">project3</w:t>
          </w:r>
          <w:r w:rsidDel="00000000" w:rsidR="00000000" w:rsidRPr="00000000">
            <w:rPr>
              <w:rtl w:val="0"/>
            </w:rPr>
            <w:t xml:space="preserve"> on your server</w:t>
          </w:r>
          <w:sdt>
            <w:sdtPr>
              <w:tag w:val="goog_rdk_32"/>
            </w:sdtPr>
            <w:sdtContent>
              <w:ins w:author="ferddinand chapo" w:id="16" w:date="2023-02-13T03:26:25Z">
                <w:r w:rsidDel="00000000" w:rsidR="00000000" w:rsidRPr="00000000">
                  <w:rPr>
                    <w:rtl w:val="0"/>
                  </w:rPr>
                </w:r>
              </w:ins>
            </w:sdtContent>
          </w:sdt>
        </w:p>
      </w:sdtContent>
    </w:sdt>
    <w:sdt>
      <w:sdtPr>
        <w:tag w:val="goog_rdk_35"/>
      </w:sdtPr>
      <w:sdtContent>
        <w:p w:rsidR="00000000" w:rsidDel="00000000" w:rsidP="00000000" w:rsidRDefault="00000000" w:rsidRPr="00000000" w14:paraId="00000025">
          <w:pPr>
            <w:numPr>
              <w:ilvl w:val="0"/>
              <w:numId w:val="2"/>
            </w:numPr>
            <w:spacing w:after="64" w:lineRule="auto"/>
            <w:ind w:left="720" w:hanging="720"/>
            <w:rPr>
              <w:u w:val="none"/>
              <w:rPrChange w:author="ferddinand chapo" w:id="17" w:date="2023-02-13T03:26:25Z">
                <w:rPr/>
              </w:rPrChange>
            </w:rPr>
            <w:pPrChange w:author="ferddinand chapo" w:id="0" w:date="2023-02-13T03:26:25Z">
              <w:pPr>
                <w:numPr>
                  <w:ilvl w:val="0"/>
                  <w:numId w:val="2"/>
                </w:numPr>
                <w:spacing w:after="64" w:lineRule="auto"/>
                <w:ind w:left="720" w:hanging="720"/>
              </w:pPr>
            </w:pPrChange>
          </w:pPr>
          <w:sdt>
            <w:sdtPr>
              <w:tag w:val="goog_rdk_34"/>
            </w:sdtPr>
            <w:sdtContent>
              <w:ins w:author="ferddinand chapo" w:id="16" w:date="2023-02-13T03:26:25Z">
                <w:r w:rsidDel="00000000" w:rsidR="00000000" w:rsidRPr="00000000">
                  <w:rPr/>
                  <w:drawing>
                    <wp:inline distB="114300" distT="114300" distL="114300" distR="114300">
                      <wp:extent cx="5890260" cy="3314700"/>
                      <wp:effectExtent b="0" l="0" r="0" t="0"/>
                      <wp:docPr id="11" name="image13.png"/>
                      <a:graphic>
                        <a:graphicData uri="http://schemas.openxmlformats.org/drawingml/2006/picture">
                          <pic:pic>
                            <pic:nvPicPr>
                              <pic:cNvPr id="0" name="image13.png"/>
                              <pic:cNvPicPr preferRelativeResize="0"/>
                            </pic:nvPicPr>
                            <pic:blipFill>
                              <a:blip r:embed="rId18"/>
                              <a:srcRect b="0" l="0" r="0" t="0"/>
                              <a:stretch>
                                <a:fillRect/>
                              </a:stretch>
                            </pic:blipFill>
                            <pic:spPr>
                              <a:xfrm>
                                <a:off x="0" y="0"/>
                                <a:ext cx="5890260" cy="3314700"/>
                              </a:xfrm>
                              <a:prstGeom prst="rect"/>
                              <a:ln/>
                            </pic:spPr>
                          </pic:pic>
                        </a:graphicData>
                      </a:graphic>
                    </wp:inline>
                  </w:drawing>
                </w:r>
              </w:ins>
            </w:sdtContent>
          </w:sdt>
          <w:r w:rsidDel="00000000" w:rsidR="00000000" w:rsidRPr="00000000">
            <w:rPr>
              <w:rtl w:val="0"/>
            </w:rPr>
          </w:r>
        </w:p>
      </w:sdtContent>
    </w:sdt>
    <w:p w:rsidR="00000000" w:rsidDel="00000000" w:rsidP="00000000" w:rsidRDefault="00000000" w:rsidRPr="00000000" w14:paraId="00000026">
      <w:pPr>
        <w:numPr>
          <w:ilvl w:val="0"/>
          <w:numId w:val="2"/>
        </w:numPr>
        <w:spacing w:after="50" w:lineRule="auto"/>
        <w:ind w:left="720" w:hanging="720"/>
        <w:rPr/>
      </w:pPr>
      <w:sdt>
        <w:sdtPr>
          <w:tag w:val="goog_rdk_36"/>
        </w:sdtPr>
        <w:sdtContent>
          <w:commentRangeStart w:id="0"/>
        </w:sdtContent>
      </w:sdt>
      <w:r w:rsidDel="00000000" w:rsidR="00000000" w:rsidRPr="00000000">
        <w:rPr>
          <w:rtl w:val="0"/>
        </w:rPr>
        <w:t xml:space="preserve">Update </w:t>
      </w:r>
      <w:r w:rsidDel="00000000" w:rsidR="00000000" w:rsidRPr="00000000">
        <w:rPr>
          <w:highlight w:val="darkCyan"/>
          <w:rtl w:val="0"/>
        </w:rPr>
        <w:t xml:space="preserve">kamil</w:t>
      </w:r>
      <w:r w:rsidDel="00000000" w:rsidR="00000000" w:rsidRPr="00000000">
        <w:rPr>
          <w:rtl w:val="0"/>
        </w:rPr>
        <w:t xml:space="preserve"> user account to have </w:t>
      </w:r>
      <w:r w:rsidDel="00000000" w:rsidR="00000000" w:rsidRPr="00000000">
        <w:rPr>
          <w:highlight w:val="darkCyan"/>
          <w:rtl w:val="0"/>
        </w:rPr>
        <w:t xml:space="preserve">project</w:t>
      </w:r>
      <w:r w:rsidDel="00000000" w:rsidR="00000000" w:rsidRPr="00000000">
        <w:rPr>
          <w:rtl w:val="0"/>
        </w:rPr>
        <w:t xml:space="preserve"> group as secondary group</w:t>
      </w:r>
      <w:sdt>
        <w:sdtPr>
          <w:tag w:val="goog_rdk_37"/>
        </w:sdtPr>
        <w:sdtContent>
          <w:ins w:author="ferddinand chapo" w:id="18" w:date="2023-02-13T03:28:01Z">
            <w:commentRangeEnd w:id="0"/>
            <w:r w:rsidDel="00000000" w:rsidR="00000000" w:rsidRPr="00000000">
              <w:commentReference w:id="0"/>
            </w:r>
            <w:r w:rsidDel="00000000" w:rsidR="00000000" w:rsidRPr="00000000">
              <w:rPr/>
              <w:drawing>
                <wp:inline distB="114300" distT="114300" distL="114300" distR="114300">
                  <wp:extent cx="5890260" cy="3314700"/>
                  <wp:effectExtent b="0" l="0" r="0" t="0"/>
                  <wp:docPr id="13" name="image9.png"/>
                  <a:graphic>
                    <a:graphicData uri="http://schemas.openxmlformats.org/drawingml/2006/picture">
                      <pic:pic>
                        <pic:nvPicPr>
                          <pic:cNvPr id="0" name="image9.png"/>
                          <pic:cNvPicPr preferRelativeResize="0"/>
                        </pic:nvPicPr>
                        <pic:blipFill>
                          <a:blip r:embed="rId1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890260" cy="3314700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</w:ins>
        </w:sdtContent>
      </w:sdt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spacing w:after="64" w:lineRule="auto"/>
        <w:ind w:left="720" w:hanging="720"/>
        <w:rPr/>
      </w:pPr>
      <w:r w:rsidDel="00000000" w:rsidR="00000000" w:rsidRPr="00000000">
        <w:rPr>
          <w:rtl w:val="0"/>
        </w:rPr>
        <w:t xml:space="preserve">Display first 15 Lines of </w:t>
      </w:r>
      <w:r w:rsidDel="00000000" w:rsidR="00000000" w:rsidRPr="00000000">
        <w:rPr>
          <w:highlight w:val="darkCyan"/>
          <w:rtl w:val="0"/>
        </w:rPr>
        <w:t xml:space="preserve">/var/log/messages</w:t>
      </w:r>
      <w:r w:rsidDel="00000000" w:rsidR="00000000" w:rsidRPr="00000000">
        <w:rPr>
          <w:rtl w:val="0"/>
        </w:rPr>
        <w:t xml:space="preserve"> file</w:t>
      </w:r>
    </w:p>
    <w:p w:rsidR="00000000" w:rsidDel="00000000" w:rsidP="00000000" w:rsidRDefault="00000000" w:rsidRPr="00000000" w14:paraId="00000028">
      <w:pPr>
        <w:numPr>
          <w:ilvl w:val="0"/>
          <w:numId w:val="2"/>
        </w:numPr>
        <w:ind w:left="720" w:hanging="720"/>
        <w:rPr/>
      </w:pPr>
      <w:sdt>
        <w:sdtPr>
          <w:tag w:val="goog_rdk_38"/>
        </w:sdtPr>
        <w:sdtContent>
          <w:commentRangeStart w:id="1"/>
        </w:sdtContent>
      </w:sdt>
      <w:r w:rsidDel="00000000" w:rsidR="00000000" w:rsidRPr="00000000">
        <w:rPr>
          <w:rtl w:val="0"/>
        </w:rPr>
        <w:t xml:space="preserve">Download </w:t>
      </w:r>
      <w:r w:rsidDel="00000000" w:rsidR="00000000" w:rsidRPr="00000000">
        <w:rPr>
          <w:highlight w:val="darkCyan"/>
          <w:rtl w:val="0"/>
        </w:rPr>
        <w:t xml:space="preserve">nifi-1.16.2-bin.tar.gz</w:t>
      </w:r>
      <w:r w:rsidDel="00000000" w:rsidR="00000000" w:rsidRPr="00000000">
        <w:rPr>
          <w:rtl w:val="0"/>
        </w:rPr>
        <w:t xml:space="preserve"> file on your student home directory using below link: </w:t>
      </w:r>
      <w:commentRangeEnd w:id="1"/>
      <w:r w:rsidDel="00000000" w:rsidR="00000000" w:rsidRPr="00000000">
        <w:commentReference w:id="1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pacing w:after="106" w:line="259" w:lineRule="auto"/>
        <w:ind w:left="360" w:firstLine="0"/>
        <w:rPr/>
      </w:pPr>
      <w:hyperlink r:id="rId20">
        <w:r w:rsidDel="00000000" w:rsidR="00000000" w:rsidRPr="00000000">
          <w:rPr>
            <w:rFonts w:ascii="Calibri" w:cs="Calibri" w:eastAsia="Calibri" w:hAnsi="Calibri"/>
            <w:b w:val="1"/>
            <w:color w:val="302d73"/>
            <w:sz w:val="32"/>
            <w:szCs w:val="32"/>
            <w:u w:val="single"/>
            <w:rtl w:val="0"/>
          </w:rPr>
          <w:t xml:space="preserve">https://dlcdn.apache.org/nifi/1.16.2/nifi-1.16.2-bin.tar.gz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numPr>
          <w:ilvl w:val="0"/>
          <w:numId w:val="2"/>
        </w:numPr>
        <w:ind w:left="720" w:hanging="720"/>
        <w:rPr/>
      </w:pPr>
      <w:r w:rsidDel="00000000" w:rsidR="00000000" w:rsidRPr="00000000">
        <w:rPr>
          <w:rtl w:val="0"/>
        </w:rPr>
        <w:t xml:space="preserve">After successful download nifi file, move that file from your rocky server to your windows local system.</w:t>
      </w:r>
    </w:p>
    <w:p w:rsidR="00000000" w:rsidDel="00000000" w:rsidP="00000000" w:rsidRDefault="00000000" w:rsidRPr="00000000" w14:paraId="0000002B">
      <w:pPr>
        <w:spacing w:after="227" w:line="259" w:lineRule="auto"/>
        <w:ind w:left="-5" w:firstLine="0"/>
        <w:rPr/>
      </w:pPr>
      <w:r w:rsidDel="00000000" w:rsidR="00000000" w:rsidRPr="00000000">
        <w:rPr>
          <w:b w:val="1"/>
          <w:rtl w:val="0"/>
        </w:rPr>
        <w:t xml:space="preserve">Tasks 2</w:t>
      </w:r>
      <w:r w:rsidDel="00000000" w:rsidR="00000000" w:rsidRPr="00000000">
        <w:rPr>
          <w:rtl w:val="0"/>
        </w:rPr>
        <w:t xml:space="preserve">:</w:t>
      </w:r>
    </w:p>
    <w:p w:rsidR="00000000" w:rsidDel="00000000" w:rsidP="00000000" w:rsidRDefault="00000000" w:rsidRPr="00000000" w14:paraId="0000002C">
      <w:pPr>
        <w:spacing w:after="89" w:lineRule="auto"/>
        <w:ind w:left="370" w:firstLine="0"/>
        <w:rPr/>
      </w:pPr>
      <w:r w:rsidDel="00000000" w:rsidR="00000000" w:rsidRPr="00000000">
        <w:rPr>
          <w:rtl w:val="0"/>
        </w:rPr>
        <w:t xml:space="preserve">1-Build a </w:t>
      </w:r>
      <w:r w:rsidDel="00000000" w:rsidR="00000000" w:rsidRPr="00000000">
        <w:rPr>
          <w:b w:val="1"/>
          <w:rtl w:val="0"/>
        </w:rPr>
        <w:t xml:space="preserve">redhat8</w:t>
      </w:r>
      <w:r w:rsidDel="00000000" w:rsidR="00000000" w:rsidRPr="00000000">
        <w:rPr>
          <w:rtl w:val="0"/>
        </w:rPr>
        <w:t xml:space="preserve"> server with below specs:</w:t>
      </w:r>
    </w:p>
    <w:p w:rsidR="00000000" w:rsidDel="00000000" w:rsidP="00000000" w:rsidRDefault="00000000" w:rsidRPr="00000000" w14:paraId="0000002D">
      <w:pPr>
        <w:numPr>
          <w:ilvl w:val="1"/>
          <w:numId w:val="2"/>
        </w:numPr>
        <w:spacing w:after="90" w:line="259" w:lineRule="auto"/>
        <w:ind w:left="1080" w:hanging="360"/>
        <w:rPr/>
      </w:pPr>
      <w:r w:rsidDel="00000000" w:rsidR="00000000" w:rsidRPr="00000000">
        <w:rPr>
          <w:rtl w:val="0"/>
        </w:rPr>
        <w:t xml:space="preserve">Name: </w:t>
      </w:r>
      <w:r w:rsidDel="00000000" w:rsidR="00000000" w:rsidRPr="00000000">
        <w:rPr>
          <w:b w:val="1"/>
          <w:rtl w:val="0"/>
        </w:rPr>
        <w:t xml:space="preserve">rhel.project3.com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1"/>
          <w:numId w:val="2"/>
        </w:numPr>
        <w:spacing w:after="76" w:lineRule="auto"/>
        <w:ind w:left="1080" w:hanging="360"/>
        <w:rPr/>
      </w:pPr>
      <w:r w:rsidDel="00000000" w:rsidR="00000000" w:rsidRPr="00000000">
        <w:rPr>
          <w:rtl w:val="0"/>
        </w:rPr>
        <w:t xml:space="preserve">RAM: 2048GB</w:t>
      </w:r>
    </w:p>
    <w:p w:rsidR="00000000" w:rsidDel="00000000" w:rsidP="00000000" w:rsidRDefault="00000000" w:rsidRPr="00000000" w14:paraId="0000002F">
      <w:pPr>
        <w:numPr>
          <w:ilvl w:val="1"/>
          <w:numId w:val="2"/>
        </w:numPr>
        <w:spacing w:after="84" w:lineRule="auto"/>
        <w:ind w:left="1080" w:hanging="360"/>
        <w:rPr/>
      </w:pPr>
      <w:r w:rsidDel="00000000" w:rsidR="00000000" w:rsidRPr="00000000">
        <w:rPr>
          <w:rtl w:val="0"/>
        </w:rPr>
        <w:t xml:space="preserve">Disk: 30GB</w:t>
      </w:r>
    </w:p>
    <w:p w:rsidR="00000000" w:rsidDel="00000000" w:rsidP="00000000" w:rsidRDefault="00000000" w:rsidRPr="00000000" w14:paraId="00000030">
      <w:pPr>
        <w:numPr>
          <w:ilvl w:val="1"/>
          <w:numId w:val="2"/>
        </w:numPr>
        <w:ind w:left="1080" w:hanging="360"/>
        <w:rPr/>
      </w:pPr>
      <w:r w:rsidDel="00000000" w:rsidR="00000000" w:rsidRPr="00000000">
        <w:rPr>
          <w:rtl w:val="0"/>
        </w:rPr>
        <w:t xml:space="preserve">Account: </w:t>
      </w:r>
      <w:r w:rsidDel="00000000" w:rsidR="00000000" w:rsidRPr="00000000">
        <w:rPr>
          <w:b w:val="1"/>
          <w:rtl w:val="0"/>
        </w:rPr>
        <w:t xml:space="preserve">student</w:t>
      </w:r>
      <w:r w:rsidDel="00000000" w:rsidR="00000000" w:rsidRPr="00000000">
        <w:rPr>
          <w:rtl w:val="0"/>
        </w:rPr>
        <w:t xml:space="preserve"> with password </w:t>
      </w:r>
      <w:r w:rsidDel="00000000" w:rsidR="00000000" w:rsidRPr="00000000">
        <w:rPr>
          <w:b w:val="1"/>
          <w:rtl w:val="0"/>
        </w:rPr>
        <w:t xml:space="preserve">school1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370" w:firstLine="0"/>
        <w:rPr/>
      </w:pPr>
      <w:r w:rsidDel="00000000" w:rsidR="00000000" w:rsidRPr="00000000">
        <w:rPr>
          <w:rtl w:val="0"/>
        </w:rPr>
        <w:t xml:space="preserve">2-Define these expressions: Kernel, IP, Default Gateway, </w:t>
      </w:r>
    </w:p>
    <w:p w:rsidR="00000000" w:rsidDel="00000000" w:rsidP="00000000" w:rsidRDefault="00000000" w:rsidRPr="00000000" w14:paraId="00000032">
      <w:pPr>
        <w:ind w:left="730" w:firstLine="0"/>
        <w:rPr/>
      </w:pPr>
      <w:r w:rsidDel="00000000" w:rsidR="00000000" w:rsidRPr="00000000">
        <w:rPr>
          <w:rtl w:val="0"/>
        </w:rPr>
        <w:t xml:space="preserve">DNS, router, subnet, </w:t>
      </w:r>
    </w:p>
    <w:p w:rsidR="00000000" w:rsidDel="00000000" w:rsidP="00000000" w:rsidRDefault="00000000" w:rsidRPr="00000000" w14:paraId="00000033">
      <w:pPr>
        <w:ind w:left="370" w:firstLine="0"/>
        <w:rPr/>
      </w:pPr>
      <w:r w:rsidDel="00000000" w:rsidR="00000000" w:rsidRPr="00000000">
        <w:rPr>
          <w:rtl w:val="0"/>
        </w:rPr>
        <w:t xml:space="preserve">3-What is the difference between HUB and Switch? </w:t>
      </w:r>
    </w:p>
    <w:p w:rsidR="00000000" w:rsidDel="00000000" w:rsidP="00000000" w:rsidRDefault="00000000" w:rsidRPr="00000000" w14:paraId="00000034">
      <w:pPr>
        <w:ind w:left="720" w:hanging="360"/>
        <w:rPr/>
      </w:pPr>
      <w:r w:rsidDel="00000000" w:rsidR="00000000" w:rsidRPr="00000000">
        <w:rPr>
          <w:rtl w:val="0"/>
        </w:rPr>
        <w:t xml:space="preserve">4-What command would you use to test out connectivity to a remote host, say IP 192.168.1.25 </w:t>
      </w:r>
    </w:p>
    <w:p w:rsidR="00000000" w:rsidDel="00000000" w:rsidP="00000000" w:rsidRDefault="00000000" w:rsidRPr="00000000" w14:paraId="00000035">
      <w:pPr>
        <w:ind w:left="720" w:hanging="360"/>
        <w:rPr/>
      </w:pPr>
      <w:r w:rsidDel="00000000" w:rsidR="00000000" w:rsidRPr="00000000">
        <w:rPr>
          <w:rtl w:val="0"/>
        </w:rPr>
        <w:t xml:space="preserve">5-From your new </w:t>
      </w:r>
      <w:r w:rsidDel="00000000" w:rsidR="00000000" w:rsidRPr="00000000">
        <w:rPr>
          <w:b w:val="1"/>
          <w:rtl w:val="0"/>
        </w:rPr>
        <w:t xml:space="preserve">rhel8.project3</w:t>
      </w:r>
      <w:r w:rsidDel="00000000" w:rsidR="00000000" w:rsidRPr="00000000">
        <w:rPr>
          <w:rtl w:val="0"/>
        </w:rPr>
        <w:t xml:space="preserve">.com server, ssh as </w:t>
      </w:r>
      <w:r w:rsidDel="00000000" w:rsidR="00000000" w:rsidRPr="00000000">
        <w:rPr>
          <w:b w:val="1"/>
          <w:rtl w:val="0"/>
        </w:rPr>
        <w:t xml:space="preserve">student </w:t>
      </w:r>
      <w:r w:rsidDel="00000000" w:rsidR="00000000" w:rsidRPr="00000000">
        <w:rPr>
          <w:rtl w:val="0"/>
        </w:rPr>
        <w:t xml:space="preserve">user to </w:t>
      </w:r>
      <w:r w:rsidDel="00000000" w:rsidR="00000000" w:rsidRPr="00000000">
        <w:rPr>
          <w:b w:val="1"/>
          <w:rtl w:val="0"/>
        </w:rPr>
        <w:t xml:space="preserve">rocky.project2.com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ind w:left="370" w:firstLine="0"/>
        <w:rPr/>
      </w:pPr>
      <w:r w:rsidDel="00000000" w:rsidR="00000000" w:rsidRPr="00000000">
        <w:rPr>
          <w:rtl w:val="0"/>
        </w:rPr>
        <w:t xml:space="preserve">6-Login to your r</w:t>
      </w:r>
      <w:r w:rsidDel="00000000" w:rsidR="00000000" w:rsidRPr="00000000">
        <w:rPr>
          <w:b w:val="1"/>
          <w:rtl w:val="0"/>
        </w:rPr>
        <w:t xml:space="preserve">edhat8</w:t>
      </w:r>
      <w:r w:rsidDel="00000000" w:rsidR="00000000" w:rsidRPr="00000000">
        <w:rPr>
          <w:rtl w:val="0"/>
        </w:rPr>
        <w:t xml:space="preserve"> server and perform the following.</w:t>
      </w:r>
    </w:p>
    <w:p w:rsidR="00000000" w:rsidDel="00000000" w:rsidP="00000000" w:rsidRDefault="00000000" w:rsidRPr="00000000" w14:paraId="00000037">
      <w:pPr>
        <w:numPr>
          <w:ilvl w:val="1"/>
          <w:numId w:val="2"/>
        </w:numPr>
        <w:ind w:left="1080" w:hanging="360"/>
        <w:rPr/>
      </w:pPr>
      <w:r w:rsidDel="00000000" w:rsidR="00000000" w:rsidRPr="00000000">
        <w:rPr>
          <w:rtl w:val="0"/>
        </w:rPr>
        <w:t xml:space="preserve">Display your default shell </w:t>
      </w:r>
    </w:p>
    <w:p w:rsidR="00000000" w:rsidDel="00000000" w:rsidP="00000000" w:rsidRDefault="00000000" w:rsidRPr="00000000" w14:paraId="00000038">
      <w:pPr>
        <w:numPr>
          <w:ilvl w:val="1"/>
          <w:numId w:val="2"/>
        </w:numPr>
        <w:ind w:left="1080" w:hanging="360"/>
        <w:rPr/>
      </w:pPr>
      <w:r w:rsidDel="00000000" w:rsidR="00000000" w:rsidRPr="00000000">
        <w:rPr>
          <w:rtl w:val="0"/>
        </w:rPr>
        <w:t xml:space="preserve">Compare your </w:t>
      </w:r>
      <w:r w:rsidDel="00000000" w:rsidR="00000000" w:rsidRPr="00000000">
        <w:rPr>
          <w:b w:val="1"/>
          <w:rtl w:val="0"/>
        </w:rPr>
        <w:t xml:space="preserve">rhel.project3.com</w:t>
      </w:r>
      <w:r w:rsidDel="00000000" w:rsidR="00000000" w:rsidRPr="00000000">
        <w:rPr>
          <w:rtl w:val="0"/>
        </w:rPr>
        <w:t xml:space="preserve"> IP address to this IP address: </w:t>
      </w:r>
      <w:r w:rsidDel="00000000" w:rsidR="00000000" w:rsidRPr="00000000">
        <w:rPr>
          <w:b w:val="1"/>
          <w:rtl w:val="0"/>
        </w:rPr>
        <w:t xml:space="preserve">172.156.42.170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1"/>
          <w:numId w:val="2"/>
        </w:numPr>
        <w:ind w:left="1080" w:hanging="360"/>
        <w:rPr/>
      </w:pPr>
      <w:r w:rsidDel="00000000" w:rsidR="00000000" w:rsidRPr="00000000">
        <w:rPr>
          <w:rtl w:val="0"/>
        </w:rPr>
        <w:t xml:space="preserve">Which class is your </w:t>
      </w:r>
      <w:r w:rsidDel="00000000" w:rsidR="00000000" w:rsidRPr="00000000">
        <w:rPr>
          <w:b w:val="1"/>
          <w:rtl w:val="0"/>
        </w:rPr>
        <w:t xml:space="preserve">rhel.project3.com</w:t>
      </w:r>
      <w:r w:rsidDel="00000000" w:rsidR="00000000" w:rsidRPr="00000000">
        <w:rPr>
          <w:rtl w:val="0"/>
        </w:rPr>
        <w:t xml:space="preserve"> IP address is in? </w:t>
      </w:r>
    </w:p>
    <w:p w:rsidR="00000000" w:rsidDel="00000000" w:rsidP="00000000" w:rsidRDefault="00000000" w:rsidRPr="00000000" w14:paraId="0000003A">
      <w:pPr>
        <w:numPr>
          <w:ilvl w:val="1"/>
          <w:numId w:val="2"/>
        </w:numPr>
        <w:ind w:left="1080" w:hanging="360"/>
        <w:rPr/>
      </w:pPr>
      <w:r w:rsidDel="00000000" w:rsidR="00000000" w:rsidRPr="00000000">
        <w:rPr>
          <w:rtl w:val="0"/>
        </w:rPr>
        <w:t xml:space="preserve">How many hosts IP can you get from your </w:t>
      </w:r>
      <w:r w:rsidDel="00000000" w:rsidR="00000000" w:rsidRPr="00000000">
        <w:rPr>
          <w:b w:val="1"/>
          <w:rtl w:val="0"/>
        </w:rPr>
        <w:t xml:space="preserve">rhel.project3.com</w:t>
      </w:r>
      <w:r w:rsidDel="00000000" w:rsidR="00000000" w:rsidRPr="00000000">
        <w:rPr>
          <w:rtl w:val="0"/>
        </w:rPr>
        <w:t xml:space="preserve"> class? </w:t>
      </w:r>
    </w:p>
    <w:p w:rsidR="00000000" w:rsidDel="00000000" w:rsidP="00000000" w:rsidRDefault="00000000" w:rsidRPr="00000000" w14:paraId="0000003B">
      <w:pPr>
        <w:numPr>
          <w:ilvl w:val="1"/>
          <w:numId w:val="2"/>
        </w:numPr>
        <w:ind w:left="1080" w:hanging="360"/>
        <w:rPr/>
      </w:pPr>
      <w:r w:rsidDel="00000000" w:rsidR="00000000" w:rsidRPr="00000000">
        <w:rPr>
          <w:rtl w:val="0"/>
        </w:rPr>
        <w:t xml:space="preserve">Long list all files and directories in your present working directory.</w:t>
      </w:r>
      <w:r w:rsidDel="00000000" w:rsidR="00000000" w:rsidRPr="00000000">
        <w:rPr>
          <w:color w:val="c1c0d1"/>
          <w:rtl w:val="0"/>
        </w:rPr>
        <w:t xml:space="preserve"> </w:t>
      </w:r>
      <w:r w:rsidDel="00000000" w:rsidR="00000000" w:rsidRPr="00000000">
        <w:rPr>
          <w:rtl w:val="0"/>
        </w:rPr>
      </w:r>
    </w:p>
    <w:sectPr>
      <w:headerReference r:id="rId21" w:type="default"/>
      <w:pgSz w:h="15840" w:w="12240" w:orient="portrait"/>
      <w:pgMar w:bottom="1637" w:top="1526" w:left="1440" w:right="1524" w:header="720" w:footer="720"/>
      <w:pgNumType w:start="1"/>
      <w:sectPrChange w:author="ferddinand chapo" w:id="0" w:date="2023-02-13T03:17:23Z">
        <w:sectPr w:rsidR="000000" w:rsidDel="000000" w:rsidRPr="000000" w:rsidSect="000000">
          <w:pgMar w:bottom="1637" w:top="1526" w:left="1440" w:right="1524" w:header="720" w:footer="720"/>
          <w:pgNumType w:start="1"/>
          <w:pgSz w:h="15840" w:w="12240" w:orient="portrait"/>
        </w:sectPr>
      </w:sectPrChange>
    </w:sectPr>
  </w:body>
</w:document>
</file>

<file path=word/comments.xml><?xml version="1.0" encoding="utf-8"?>
<w:comme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comment w:author="Zancran Togbe" w:id="0" w:date="2023-02-04T00:12:02Z">
    <w:sdt>
      <w:sdtPr>
        <w:tag w:val="goog_rdk_43"/>
      </w:sdtPr>
      <w:sdtContent>
        <w:p w:rsidR="00000000" w:rsidDel="00000000" w:rsidP="00000000" w:rsidRDefault="00000000" w:rsidRPr="00000000" w14:paraId="0000003D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ins w:author="ferddinand chapo" w:id="19" w:date="2023-02-13T03:17:23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42"/>
            </w:sdtPr>
            <w:sdtContent>
              <w:ins w:author="ferddinand chapo" w:id="19" w:date="2023-02-13T03:17:23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project3 group as secondary group</w:t>
                </w:r>
              </w:ins>
            </w:sdtContent>
          </w:sdt>
        </w:p>
      </w:sdtContent>
    </w:sdt>
  </w:comment>
  <w:comment w:author="Zancran Togbe" w:id="1" w:date="2023-02-04T04:00:44Z">
    <w:sdt>
      <w:sdtPr>
        <w:tag w:val="goog_rdk_45"/>
      </w:sdtPr>
      <w:sdtContent>
        <w:p w:rsidR="00000000" w:rsidDel="00000000" w:rsidP="00000000" w:rsidRDefault="00000000" w:rsidRPr="00000000" w14:paraId="0000003E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ins w:author="ferddinand chapo" w:id="19" w:date="2023-02-13T03:17:23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44"/>
            </w:sdtPr>
            <w:sdtContent>
              <w:ins w:author="ferddinand chapo" w:id="19" w:date="2023-02-13T03:17:23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The link is not accessible, I downloaded the latest version</w:t>
                </w:r>
              </w:ins>
            </w:sdtContent>
          </w:sdt>
        </w:p>
      </w:sdtContent>
    </w:sdt>
    <w:sdt>
      <w:sdtPr>
        <w:tag w:val="goog_rdk_47"/>
      </w:sdtPr>
      <w:sdtContent>
        <w:p w:rsidR="00000000" w:rsidDel="00000000" w:rsidP="00000000" w:rsidRDefault="00000000" w:rsidRPr="00000000" w14:paraId="0000003F">
          <w:pPr>
            <w:keepNext w:val="0"/>
            <w:keepLines w:val="0"/>
            <w:pageBreakBefore w:val="0"/>
            <w:widowControl w:val="0"/>
            <w:pBdr>
              <w:top w:space="0" w:sz="0" w:val="nil"/>
              <w:left w:space="0" w:sz="0" w:val="nil"/>
              <w:bottom w:space="0" w:sz="0" w:val="nil"/>
              <w:right w:space="0" w:sz="0" w:val="nil"/>
              <w:between w:space="0" w:sz="0" w:val="nil"/>
            </w:pBdr>
            <w:shd w:fill="auto" w:val="clear"/>
            <w:spacing w:after="0" w:before="0" w:line="240" w:lineRule="auto"/>
            <w:ind w:left="0" w:right="0" w:firstLine="0"/>
            <w:jc w:val="left"/>
            <w:rPr>
              <w:ins w:author="ferddinand chapo" w:id="19" w:date="2023-02-13T03:17:23Z"/>
              <w:rFonts w:ascii="Arial" w:cs="Arial" w:eastAsia="Arial" w:hAnsi="Arial"/>
              <w:b w:val="0"/>
              <w:i w:val="0"/>
              <w:smallCaps w:val="0"/>
              <w:strike w:val="0"/>
              <w:color w:val="000000"/>
              <w:sz w:val="22"/>
              <w:szCs w:val="22"/>
              <w:u w:val="none"/>
              <w:shd w:fill="auto" w:val="clear"/>
              <w:vertAlign w:val="baseline"/>
            </w:rPr>
          </w:pPr>
          <w:sdt>
            <w:sdtPr>
              <w:tag w:val="goog_rdk_46"/>
            </w:sdtPr>
            <w:sdtContent>
              <w:ins w:author="ferddinand chapo" w:id="19" w:date="2023-02-13T03:17:23Z">
                <w:r w:rsidDel="00000000" w:rsidR="00000000" w:rsidRPr="00000000">
                  <w:rPr>
                    <w:rFonts w:ascii="Arial" w:cs="Arial" w:eastAsia="Arial" w:hAnsi="Arial"/>
                    <w:b w:val="0"/>
                    <w:i w:val="0"/>
                    <w:smallCaps w:val="0"/>
                    <w:strike w:val="0"/>
                    <w:color w:val="000000"/>
                    <w:sz w:val="22"/>
                    <w:szCs w:val="22"/>
                    <w:u w:val="none"/>
                    <w:shd w:fill="auto" w:val="clear"/>
                    <w:vertAlign w:val="baseline"/>
                    <w:rtl w:val="0"/>
                  </w:rPr>
                  <w:t xml:space="preserve">https://www.apache.org/dyn/closer.lua?path=/nifi/1.19.1/nifi-1.19.1-source-release.zip</w:t>
                </w:r>
              </w:ins>
            </w:sdtContent>
          </w:sdt>
        </w:p>
      </w:sdtContent>
    </w:sdt>
  </w:comment>
</w:comments>
</file>

<file path=word/commentsExtended.xml><?xml version="1.0" encoding="utf-8"?>
<w15:commentsEx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15:commentEx w15:paraId="0000003D" w15:done="0"/>
  <w15:commentEx w15:paraId="0000003F" w15:done="0"/>
</w15:commentsEx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Georgia"/>
  <w:font w:name="Arial"/>
  <w:font w:name="Calibri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sdt>
    <w:sdtPr>
      <w:tag w:val="goog_rdk_41"/>
    </w:sdtPr>
    <w:sdtContent>
      <w:p w:rsidR="00000000" w:rsidDel="00000000" w:rsidP="00000000" w:rsidRDefault="00000000" w:rsidRPr="00000000" w14:paraId="0000003C">
        <w:pPr>
          <w:rPr>
            <w:ins w:author="ferddinand chapo" w:id="19" w:date="2023-02-13T03:17:23Z"/>
          </w:rPr>
        </w:pPr>
        <w:sdt>
          <w:sdtPr>
            <w:tag w:val="goog_rdk_40"/>
          </w:sdtPr>
          <w:sdtContent>
            <w:ins w:author="ferddinand chapo" w:id="19" w:date="2023-02-13T03:17:23Z">
              <w:r w:rsidDel="00000000" w:rsidR="00000000" w:rsidRPr="00000000">
                <w:rPr>
                  <w:rtl w:val="0"/>
                </w:rPr>
              </w:r>
            </w:ins>
          </w:sdtContent>
        </w:sdt>
      </w:p>
    </w:sdtContent>
  </w:sdt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1080" w:hanging="108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1">
      <w:start w:val="1"/>
      <w:numFmt w:val="bullet"/>
      <w:lvlText w:val="o"/>
      <w:lvlJc w:val="left"/>
      <w:pPr>
        <w:ind w:left="1800" w:hanging="180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2520" w:hanging="252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3240" w:hanging="324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960" w:hanging="396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4680" w:hanging="468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5400" w:hanging="540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6120" w:hanging="612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840" w:hanging="6840"/>
      </w:pPr>
      <w:rPr>
        <w:rFonts w:ascii="Calibri" w:cs="Calibri" w:eastAsia="Calibri" w:hAnsi="Calibri"/>
        <w:b w:val="0"/>
        <w:i w:val="0"/>
        <w:strike w:val="0"/>
        <w:color w:val="000000"/>
        <w:sz w:val="28"/>
        <w:szCs w:val="28"/>
        <w:u w:val="none"/>
        <w:shd w:fill="auto" w:val="clear"/>
        <w:vertAlign w:val="baseline"/>
      </w:rPr>
    </w:lvl>
  </w:abstractNum>
  <w:abstractNum w:abstractNumId="2">
    <w:lvl w:ilvl="0">
      <w:start w:val="10"/>
      <w:numFmt w:val="decimal"/>
      <w:lvlText w:val="%1-"/>
      <w:lvlJc w:val="left"/>
      <w:pPr>
        <w:ind w:left="720" w:hanging="720"/>
      </w:pPr>
      <w:rPr>
        <w:rFonts w:ascii="Times New Roman" w:cs="Times New Roman" w:eastAsia="Times New Roman" w:hAnsi="Times New Roman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1">
      <w:start w:val="1"/>
      <w:numFmt w:val="bullet"/>
      <w:lvlText w:val="-"/>
      <w:lvlJc w:val="left"/>
      <w:pPr>
        <w:ind w:left="1080" w:hanging="1080"/>
      </w:pPr>
      <w:rPr>
        <w:rFonts w:ascii="Calibri" w:cs="Calibri" w:eastAsia="Calibri" w:hAnsi="Calibri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2">
      <w:start w:val="1"/>
      <w:numFmt w:val="bullet"/>
      <w:lvlText w:val="▪"/>
      <w:lvlJc w:val="left"/>
      <w:pPr>
        <w:ind w:left="1800" w:hanging="1800"/>
      </w:pPr>
      <w:rPr>
        <w:rFonts w:ascii="Calibri" w:cs="Calibri" w:eastAsia="Calibri" w:hAnsi="Calibri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3">
      <w:start w:val="1"/>
      <w:numFmt w:val="bullet"/>
      <w:lvlText w:val="•"/>
      <w:lvlJc w:val="left"/>
      <w:pPr>
        <w:ind w:left="2520" w:hanging="2520"/>
      </w:pPr>
      <w:rPr>
        <w:rFonts w:ascii="Calibri" w:cs="Calibri" w:eastAsia="Calibri" w:hAnsi="Calibri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4">
      <w:start w:val="1"/>
      <w:numFmt w:val="bullet"/>
      <w:lvlText w:val="o"/>
      <w:lvlJc w:val="left"/>
      <w:pPr>
        <w:ind w:left="3240" w:hanging="3240"/>
      </w:pPr>
      <w:rPr>
        <w:rFonts w:ascii="Calibri" w:cs="Calibri" w:eastAsia="Calibri" w:hAnsi="Calibri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5">
      <w:start w:val="1"/>
      <w:numFmt w:val="bullet"/>
      <w:lvlText w:val="▪"/>
      <w:lvlJc w:val="left"/>
      <w:pPr>
        <w:ind w:left="3960" w:hanging="3960"/>
      </w:pPr>
      <w:rPr>
        <w:rFonts w:ascii="Calibri" w:cs="Calibri" w:eastAsia="Calibri" w:hAnsi="Calibri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6">
      <w:start w:val="1"/>
      <w:numFmt w:val="bullet"/>
      <w:lvlText w:val="•"/>
      <w:lvlJc w:val="left"/>
      <w:pPr>
        <w:ind w:left="4680" w:hanging="4680"/>
      </w:pPr>
      <w:rPr>
        <w:rFonts w:ascii="Calibri" w:cs="Calibri" w:eastAsia="Calibri" w:hAnsi="Calibri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7">
      <w:start w:val="1"/>
      <w:numFmt w:val="bullet"/>
      <w:lvlText w:val="o"/>
      <w:lvlJc w:val="left"/>
      <w:pPr>
        <w:ind w:left="5400" w:hanging="5400"/>
      </w:pPr>
      <w:rPr>
        <w:rFonts w:ascii="Calibri" w:cs="Calibri" w:eastAsia="Calibri" w:hAnsi="Calibri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  <w:lvl w:ilvl="8">
      <w:start w:val="1"/>
      <w:numFmt w:val="bullet"/>
      <w:lvlText w:val="▪"/>
      <w:lvlJc w:val="left"/>
      <w:pPr>
        <w:ind w:left="6120" w:hanging="6120"/>
      </w:pPr>
      <w:rPr>
        <w:rFonts w:ascii="Calibri" w:cs="Calibri" w:eastAsia="Calibri" w:hAnsi="Calibri"/>
        <w:b w:val="0"/>
        <w:i w:val="0"/>
        <w:strike w:val="0"/>
        <w:color w:val="000000"/>
        <w:sz w:val="36"/>
        <w:szCs w:val="36"/>
        <w:u w:val="none"/>
        <w:shd w:fill="auto" w:val="clear"/>
        <w:vertAlign w:val="baseli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36"/>
        <w:szCs w:val="36"/>
        <w:lang w:val="en-US"/>
      </w:rPr>
    </w:rPrDefault>
    <w:pPrDefault>
      <w:pPr>
        <w:spacing w:after="11" w:line="269" w:lineRule="auto"/>
        <w:ind w:left="10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spacing w:after="843" w:before="0" w:line="264" w:lineRule="auto"/>
      <w:ind w:left="0" w:right="0" w:firstLine="0"/>
      <w:jc w:val="left"/>
    </w:pPr>
    <w:rPr>
      <w:rFonts w:ascii="Times New Roman" w:cs="Times New Roman" w:eastAsia="Times New Roman" w:hAnsi="Times New Roman"/>
      <w:b w:val="1"/>
      <w:i w:val="0"/>
      <w:smallCaps w:val="0"/>
      <w:strike w:val="0"/>
      <w:color w:val="000000"/>
      <w:sz w:val="40"/>
      <w:szCs w:val="40"/>
      <w:u w:val="none"/>
      <w:shd w:fill="auto" w:val="clear"/>
      <w:vertAlign w:val="baseline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pPr>
      <w:spacing w:after="11" w:line="269" w:lineRule="auto"/>
      <w:ind w:left="10" w:hanging="10"/>
    </w:pPr>
    <w:rPr>
      <w:rFonts w:ascii="Times New Roman" w:cs="Times New Roman" w:eastAsia="Times New Roman" w:hAnsi="Times New Roman"/>
      <w:color w:val="000000"/>
      <w:sz w:val="36"/>
    </w:rPr>
  </w:style>
  <w:style w:type="paragraph" w:styleId="Heading1">
    <w:name w:val="heading 1"/>
    <w:next w:val="Normal"/>
    <w:link w:val="Heading1Char"/>
    <w:uiPriority w:val="9"/>
    <w:qFormat w:val="1"/>
    <w:pPr>
      <w:keepNext w:val="1"/>
      <w:keepLines w:val="1"/>
      <w:spacing w:after="843" w:line="264" w:lineRule="auto"/>
      <w:outlineLvl w:val="0"/>
    </w:pPr>
    <w:rPr>
      <w:rFonts w:ascii="Times New Roman" w:cs="Times New Roman" w:eastAsia="Times New Roman" w:hAnsi="Times New Roman"/>
      <w:b w:val="1"/>
      <w:color w:val="000000"/>
      <w:sz w:val="40"/>
    </w:rPr>
  </w:style>
  <w:style w:type="character" w:styleId="DefaultParagraphFont" w:default="1">
    <w:name w:val="Default Paragraph Font"/>
    <w:uiPriority w:val="1"/>
    <w:semiHidden w:val="1"/>
    <w:unhideWhenUsed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NoList" w:default="1">
    <w:name w:val="No List"/>
    <w:uiPriority w:val="99"/>
    <w:semiHidden w:val="1"/>
    <w:unhideWhenUsed w:val="1"/>
  </w:style>
  <w:style w:type="character" w:styleId="Heading1Char" w:customStyle="1">
    <w:name w:val="Heading 1 Char"/>
    <w:link w:val="Heading1"/>
    <w:rPr>
      <w:rFonts w:ascii="Times New Roman" w:cs="Times New Roman" w:eastAsia="Times New Roman" w:hAnsi="Times New Roman"/>
      <w:b w:val="1"/>
      <w:color w:val="000000"/>
      <w:sz w:val="40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</w:styles>
</file>

<file path=word/_rels/document.xml.rels><?xml version="1.0" encoding="UTF-8" standalone="yes"?><Relationships xmlns="http://schemas.openxmlformats.org/package/2006/relationships"><Relationship Id="rId20" Type="http://schemas.openxmlformats.org/officeDocument/2006/relationships/hyperlink" Target="https://dlcdn.apache.org/nifi/1.16.2/nifi-1.16.2-bin.tar.gz" TargetMode="External"/><Relationship Id="rId11" Type="http://schemas.openxmlformats.org/officeDocument/2006/relationships/image" Target="media/image11.png"/><Relationship Id="rId10" Type="http://schemas.openxmlformats.org/officeDocument/2006/relationships/image" Target="media/image2.png"/><Relationship Id="rId21" Type="http://schemas.openxmlformats.org/officeDocument/2006/relationships/header" Target="header1.xml"/><Relationship Id="rId13" Type="http://schemas.openxmlformats.org/officeDocument/2006/relationships/image" Target="media/image4.png"/><Relationship Id="rId12" Type="http://schemas.openxmlformats.org/officeDocument/2006/relationships/image" Target="media/image8.png"/><Relationship Id="rId1" Type="http://schemas.openxmlformats.org/officeDocument/2006/relationships/theme" Target="theme/theme1.xml"/><Relationship Id="rId2" Type="http://schemas.openxmlformats.org/officeDocument/2006/relationships/comments" Target="comments.xml"/><Relationship Id="rId3" Type="http://schemas.openxmlformats.org/officeDocument/2006/relationships/settings" Target="settings.xml"/><Relationship Id="rId4" Type="http://schemas.openxmlformats.org/officeDocument/2006/relationships/fontTable" Target="fontTable.xml"/><Relationship Id="rId9" Type="http://schemas.openxmlformats.org/officeDocument/2006/relationships/image" Target="media/image3.png"/><Relationship Id="rId15" Type="http://schemas.openxmlformats.org/officeDocument/2006/relationships/image" Target="media/image7.png"/><Relationship Id="rId14" Type="http://schemas.openxmlformats.org/officeDocument/2006/relationships/image" Target="media/image10.png"/><Relationship Id="rId17" Type="http://schemas.openxmlformats.org/officeDocument/2006/relationships/image" Target="media/image6.png"/><Relationship Id="rId16" Type="http://schemas.openxmlformats.org/officeDocument/2006/relationships/image" Target="media/image1.png"/><Relationship Id="rId5" Type="http://schemas.openxmlformats.org/officeDocument/2006/relationships/numbering" Target="numbering.xml"/><Relationship Id="rId19" Type="http://schemas.openxmlformats.org/officeDocument/2006/relationships/image" Target="media/image9.png"/><Relationship Id="rId6" Type="http://schemas.openxmlformats.org/officeDocument/2006/relationships/styles" Target="styles.xml"/><Relationship Id="rId18" Type="http://schemas.openxmlformats.org/officeDocument/2006/relationships/image" Target="media/image12.png"/><Relationship Id="rId7" Type="http://schemas.openxmlformats.org/officeDocument/2006/relationships/customXml" Target="../customXML/item1.xml"/><Relationship Id="rId8" Type="http://schemas.microsoft.com/office/2011/relationships/commentsExtended" Target="commentsExtended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1">
  <go:docsCustomData xmlns:go="http://customooxmlschemas.google.com/" roundtripDataSignature="AMtx7mjdc5mIFeCXpbNnIWW8DyBDC5A0Pg==">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2023-01-15T11:56:00Z</dcterms:created>
  <dc:creator>abdoul alarou</dc:creator>
</cp:coreProperties>
</file>